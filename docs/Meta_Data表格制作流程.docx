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C8B" w:rsidRDefault="00FF0052">
      <w:pPr>
        <w:pStyle w:val="aa"/>
        <w:jc w:val="center"/>
      </w:pPr>
      <w:r>
        <w:t>Meta Data</w:t>
      </w:r>
      <w:r>
        <w:t>表格</w:t>
      </w:r>
      <w:ins w:id="0" w:author="Yu Li~PD [李雨]" w:date="2026-02-12T14:20:00Z">
        <w:r w:rsidR="00D4619E">
          <w:rPr>
            <w:rFonts w:eastAsia="宋体"/>
            <w:lang w:eastAsia="zh-CN"/>
          </w:rPr>
          <w:t>T14.1-1.2</w:t>
        </w:r>
      </w:ins>
      <w:r>
        <w:t>制作流程</w:t>
      </w:r>
    </w:p>
    <w:p w:rsidR="005F1C8B" w:rsidRDefault="00FF0052">
      <w:pPr>
        <w:pStyle w:val="1"/>
      </w:pPr>
      <w:r>
        <w:t>一、基础信息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F1C8B">
        <w:tc>
          <w:tcPr>
            <w:tcW w:w="4320" w:type="dxa"/>
            <w:shd w:val="clear" w:color="auto" w:fill="D9E2F3"/>
          </w:tcPr>
          <w:p w:rsidR="005F1C8B" w:rsidRDefault="00FF0052">
            <w:r>
              <w:rPr>
                <w:b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:rsidR="005F1C8B" w:rsidRDefault="00FF0052">
            <w:r>
              <w:rPr>
                <w:b/>
              </w:rPr>
              <w:t>说明</w:t>
            </w:r>
          </w:p>
        </w:tc>
      </w:tr>
      <w:tr w:rsidR="005F1C8B">
        <w:tc>
          <w:tcPr>
            <w:tcW w:w="4320" w:type="dxa"/>
          </w:tcPr>
          <w:p w:rsidR="005F1C8B" w:rsidRDefault="00FF0052">
            <w:r>
              <w:t>文件位置</w:t>
            </w:r>
          </w:p>
        </w:tc>
        <w:tc>
          <w:tcPr>
            <w:tcW w:w="4320" w:type="dxa"/>
          </w:tcPr>
          <w:p w:rsidR="005F1C8B" w:rsidRDefault="00FF0052">
            <w:proofErr w:type="spellStart"/>
            <w:r>
              <w:t>指定路径下的</w:t>
            </w:r>
            <w:proofErr w:type="spellEnd"/>
            <w:r>
              <w:t xml:space="preserve"> meta</w:t>
            </w:r>
            <w:del w:id="1" w:author="Yu Li~PD [李雨]" w:date="2026-02-12T14:20:00Z">
              <w:r w:rsidDel="00FF0052">
                <w:delText xml:space="preserve"> </w:delText>
              </w:r>
            </w:del>
            <w:r>
              <w:t xml:space="preserve">data </w:t>
            </w:r>
            <w:proofErr w:type="spellStart"/>
            <w:r>
              <w:t>文件</w:t>
            </w:r>
            <w:proofErr w:type="spellEnd"/>
          </w:p>
        </w:tc>
      </w:tr>
      <w:tr w:rsidR="00FF0052">
        <w:trPr>
          <w:ins w:id="2" w:author="Yu Li~PD [李雨]" w:date="2026-02-12T14:20:00Z"/>
        </w:trPr>
        <w:tc>
          <w:tcPr>
            <w:tcW w:w="4320" w:type="dxa"/>
          </w:tcPr>
          <w:p w:rsidR="00FF0052" w:rsidRDefault="00FF0052">
            <w:pPr>
              <w:rPr>
                <w:ins w:id="3" w:author="Yu Li~PD [李雨]" w:date="2026-02-12T14:20:00Z"/>
                <w:rFonts w:hint="eastAsia"/>
                <w:lang w:eastAsia="zh-CN"/>
              </w:rPr>
            </w:pPr>
            <w:ins w:id="4" w:author="Yu Li~PD [李雨]" w:date="2026-02-12T14:20:00Z">
              <w:r>
                <w:rPr>
                  <w:rFonts w:hint="eastAsia"/>
                  <w:lang w:eastAsia="zh-CN"/>
                </w:rPr>
                <w:t>文件名</w:t>
              </w:r>
            </w:ins>
          </w:p>
        </w:tc>
        <w:tc>
          <w:tcPr>
            <w:tcW w:w="4320" w:type="dxa"/>
          </w:tcPr>
          <w:p w:rsidR="00FF0052" w:rsidRDefault="00FF0052">
            <w:pPr>
              <w:rPr>
                <w:ins w:id="5" w:author="Yu Li~PD [李雨]" w:date="2026-02-12T14:20:00Z"/>
                <w:lang w:eastAsia="zh-CN"/>
              </w:rPr>
            </w:pPr>
            <w:ins w:id="6" w:author="Yu Li~PD [李雨]" w:date="2026-02-12T14:20:00Z">
              <w:r>
                <w:rPr>
                  <w:lang w:eastAsia="zh-CN"/>
                </w:rPr>
                <w:t>T14.1-1.2.xlsx</w:t>
              </w:r>
              <w:bookmarkStart w:id="7" w:name="_GoBack"/>
              <w:bookmarkEnd w:id="7"/>
            </w:ins>
          </w:p>
        </w:tc>
      </w:tr>
      <w:tr w:rsidR="005F1C8B">
        <w:tc>
          <w:tcPr>
            <w:tcW w:w="4320" w:type="dxa"/>
          </w:tcPr>
          <w:p w:rsidR="005F1C8B" w:rsidRDefault="00FF0052">
            <w:proofErr w:type="spellStart"/>
            <w:r>
              <w:t>核心要求</w:t>
            </w:r>
            <w:proofErr w:type="spellEnd"/>
          </w:p>
        </w:tc>
        <w:tc>
          <w:tcPr>
            <w:tcW w:w="4320" w:type="dxa"/>
          </w:tcPr>
          <w:p w:rsidR="005F1C8B" w:rsidRDefault="00FF0052">
            <w:pPr>
              <w:rPr>
                <w:lang w:eastAsia="zh-CN"/>
              </w:rPr>
            </w:pPr>
            <w:r>
              <w:rPr>
                <w:lang w:eastAsia="zh-CN"/>
              </w:rPr>
              <w:t>必须包含固定的几列（列名已固定）</w:t>
            </w:r>
          </w:p>
        </w:tc>
      </w:tr>
      <w:tr w:rsidR="005F1C8B">
        <w:tc>
          <w:tcPr>
            <w:tcW w:w="4320" w:type="dxa"/>
          </w:tcPr>
          <w:p w:rsidR="005F1C8B" w:rsidRDefault="00FF0052">
            <w:proofErr w:type="spellStart"/>
            <w:r>
              <w:t>表格结构</w:t>
            </w:r>
            <w:proofErr w:type="spellEnd"/>
          </w:p>
        </w:tc>
        <w:tc>
          <w:tcPr>
            <w:tcW w:w="4320" w:type="dxa"/>
          </w:tcPr>
          <w:p w:rsidR="005F1C8B" w:rsidRDefault="00FF0052">
            <w:pPr>
              <w:rPr>
                <w:lang w:eastAsia="zh-CN"/>
              </w:rPr>
            </w:pPr>
            <w:r>
              <w:rPr>
                <w:lang w:eastAsia="zh-CN"/>
              </w:rPr>
              <w:t>分为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个部分：</w:t>
            </w:r>
            <w:r>
              <w:rPr>
                <w:lang w:eastAsia="zh-CN"/>
              </w:rPr>
              <w:t>01</w:t>
            </w:r>
            <w:r>
              <w:rPr>
                <w:lang w:eastAsia="zh-CN"/>
              </w:rPr>
              <w:t>部分、</w:t>
            </w:r>
            <w:r>
              <w:rPr>
                <w:lang w:eastAsia="zh-CN"/>
              </w:rPr>
              <w:t>04</w:t>
            </w:r>
            <w:r>
              <w:rPr>
                <w:lang w:eastAsia="zh-CN"/>
              </w:rPr>
              <w:t>部分、</w:t>
            </w:r>
            <w:r>
              <w:rPr>
                <w:lang w:eastAsia="zh-CN"/>
              </w:rPr>
              <w:t>05</w:t>
            </w:r>
            <w:r>
              <w:rPr>
                <w:lang w:eastAsia="zh-CN"/>
              </w:rPr>
              <w:t>部分、</w:t>
            </w:r>
            <w:r>
              <w:rPr>
                <w:lang w:eastAsia="zh-CN"/>
              </w:rPr>
              <w:t>06</w:t>
            </w:r>
            <w:r>
              <w:rPr>
                <w:lang w:eastAsia="zh-CN"/>
              </w:rPr>
              <w:t>部分</w:t>
            </w:r>
          </w:p>
        </w:tc>
      </w:tr>
    </w:tbl>
    <w:p w:rsidR="005F1C8B" w:rsidRDefault="005F1C8B">
      <w:pPr>
        <w:rPr>
          <w:lang w:eastAsia="zh-CN"/>
        </w:rPr>
      </w:pPr>
    </w:p>
    <w:p w:rsidR="005F1C8B" w:rsidRDefault="00FF0052">
      <w:pPr>
        <w:pStyle w:val="1"/>
      </w:pPr>
      <w:proofErr w:type="spellStart"/>
      <w:r>
        <w:t>二、数据查找路径</w:t>
      </w:r>
      <w:proofErr w:type="spellEnd"/>
    </w:p>
    <w:p w:rsidR="005F1C8B" w:rsidRDefault="00FF0052">
      <w:pPr>
        <w:pStyle w:val="21"/>
      </w:pPr>
      <w:proofErr w:type="spellStart"/>
      <w:r>
        <w:t>ADaM</w:t>
      </w:r>
      <w:del w:id="8" w:author="Yu Li~PD [李雨]" w:date="2026-02-12T11:37:00Z">
        <w:r w:rsidDel="002C3978">
          <w:delText>数据集</w:delText>
        </w:r>
      </w:del>
      <w:ins w:id="9" w:author="Yu Li~PD [李雨]" w:date="2026-02-12T11:37:00Z">
        <w:r w:rsidR="002C3978">
          <w:t>数据集</w:t>
        </w:r>
        <w:r w:rsidR="002C3978">
          <w:rPr>
            <w:rFonts w:ascii="微软雅黑" w:eastAsia="微软雅黑" w:hAnsi="微软雅黑" w:cs="微软雅黑" w:hint="eastAsia"/>
          </w:rPr>
          <w:t>说</w:t>
        </w:r>
        <w:r w:rsidR="002C3978">
          <w:rPr>
            <w:rFonts w:ascii="MS Gothic" w:eastAsia="MS Gothic" w:hAnsi="MS Gothic" w:cs="MS Gothic" w:hint="eastAsia"/>
          </w:rPr>
          <w:t>明文件</w:t>
        </w:r>
      </w:ins>
      <w:r>
        <w:t>位置</w:t>
      </w:r>
      <w:proofErr w:type="spellEnd"/>
      <w:r>
        <w:t>：</w:t>
      </w:r>
    </w:p>
    <w:p w:rsidR="005F1C8B" w:rsidRDefault="00FF0052">
      <w:pPr>
        <w:rPr>
          <w:rFonts w:hint="eastAsia"/>
          <w:lang w:eastAsia="zh-CN"/>
        </w:rPr>
      </w:pPr>
      <w:r>
        <w:rPr>
          <w:rFonts w:ascii="Consolas" w:hAnsi="Consolas"/>
        </w:rPr>
        <w:t>下拉框</w:t>
      </w:r>
      <w:r>
        <w:rPr>
          <w:rFonts w:ascii="Consolas" w:hAnsi="Consolas"/>
        </w:rPr>
        <w:t xml:space="preserve">1 → </w:t>
      </w:r>
      <w:r>
        <w:rPr>
          <w:rFonts w:ascii="Consolas" w:hAnsi="Consolas"/>
        </w:rPr>
        <w:t>下拉框</w:t>
      </w:r>
      <w:r>
        <w:rPr>
          <w:rFonts w:ascii="Consolas" w:hAnsi="Consolas"/>
        </w:rPr>
        <w:t xml:space="preserve">2 → </w:t>
      </w:r>
      <w:r>
        <w:rPr>
          <w:rFonts w:ascii="Consolas" w:hAnsi="Consolas"/>
        </w:rPr>
        <w:t>下拉框</w:t>
      </w:r>
      <w:r>
        <w:rPr>
          <w:rFonts w:ascii="Consolas" w:hAnsi="Consolas"/>
        </w:rPr>
        <w:t xml:space="preserve">3 → </w:t>
      </w:r>
      <w:r>
        <w:rPr>
          <w:rFonts w:ascii="Consolas" w:hAnsi="Consolas"/>
        </w:rPr>
        <w:t>下拉框</w:t>
      </w:r>
      <w:r>
        <w:rPr>
          <w:rFonts w:ascii="Consolas" w:hAnsi="Consolas"/>
        </w:rPr>
        <w:t xml:space="preserve">4 → utility → documents → </w:t>
      </w:r>
      <w:proofErr w:type="spellStart"/>
      <w:r>
        <w:rPr>
          <w:rFonts w:ascii="Consolas" w:hAnsi="Consolas"/>
        </w:rPr>
        <w:t>adam</w:t>
      </w:r>
      <w:del w:id="10" w:author="Yu Li~PD [李雨]" w:date="2026-02-12T11:37:00Z">
        <w:r w:rsidDel="002C3978">
          <w:rPr>
            <w:rFonts w:ascii="Consolas" w:hAnsi="Consolas"/>
          </w:rPr>
          <w:delText>数据集</w:delText>
        </w:r>
      </w:del>
      <w:ins w:id="11" w:author="Yu Li~PD [李雨]" w:date="2026-02-12T11:37:00Z">
        <w:r w:rsidR="002C3978">
          <w:rPr>
            <w:rFonts w:ascii="Consolas" w:hAnsi="Consolas"/>
          </w:rPr>
          <w:t>数据</w:t>
        </w:r>
        <w:proofErr w:type="gramStart"/>
        <w:r w:rsidR="002C3978">
          <w:rPr>
            <w:rFonts w:ascii="Consolas" w:hAnsi="Consolas"/>
          </w:rPr>
          <w:t>集说明</w:t>
        </w:r>
        <w:proofErr w:type="gramEnd"/>
        <w:r w:rsidR="002C3978">
          <w:rPr>
            <w:rFonts w:ascii="Consolas" w:hAnsi="Consolas"/>
          </w:rPr>
          <w:t>文件</w:t>
        </w:r>
      </w:ins>
      <w:proofErr w:type="spellEnd"/>
      <w:ins w:id="12" w:author="Yu Li~PD [李雨]" w:date="2026-02-12T13:09:00Z">
        <w:r w:rsidR="00510FD2">
          <w:rPr>
            <w:rFonts w:ascii="Consolas" w:hAnsi="Consolas" w:hint="eastAsia"/>
            <w:lang w:eastAsia="zh-CN"/>
          </w:rPr>
          <w:t>(</w:t>
        </w:r>
        <w:r w:rsidR="00510FD2">
          <w:rPr>
            <w:rFonts w:ascii="Consolas" w:hAnsi="Consolas"/>
            <w:lang w:eastAsia="zh-CN"/>
          </w:rPr>
          <w:t xml:space="preserve">excel </w:t>
        </w:r>
        <w:r w:rsidR="00510FD2">
          <w:rPr>
            <w:rFonts w:ascii="Consolas" w:hAnsi="Consolas" w:hint="eastAsia"/>
            <w:lang w:eastAsia="zh-CN"/>
          </w:rPr>
          <w:t>格式</w:t>
        </w:r>
        <w:r w:rsidR="00510FD2">
          <w:rPr>
            <w:rFonts w:ascii="Consolas" w:hAnsi="Consolas" w:hint="eastAsia"/>
            <w:lang w:eastAsia="zh-CN"/>
          </w:rPr>
          <w:t>)</w:t>
        </w:r>
      </w:ins>
    </w:p>
    <w:p w:rsidR="005F1C8B" w:rsidRDefault="00FF0052">
      <w:pPr>
        <w:pStyle w:val="21"/>
      </w:pPr>
      <w:r>
        <w:t>EDC</w:t>
      </w:r>
      <w:r>
        <w:t>定义数据集位置：</w:t>
      </w:r>
    </w:p>
    <w:p w:rsidR="005F1C8B" w:rsidRDefault="00FF0052">
      <w:r>
        <w:rPr>
          <w:rFonts w:ascii="Consolas" w:hAnsi="Consolas"/>
        </w:rPr>
        <w:t>下拉框</w:t>
      </w:r>
      <w:r>
        <w:rPr>
          <w:rFonts w:ascii="Consolas" w:hAnsi="Consolas"/>
        </w:rPr>
        <w:t>4 → meta</w:t>
      </w:r>
      <w:del w:id="13" w:author="Yu Li~PD [李雨]" w:date="2026-02-12T14:19:00Z">
        <w:r w:rsidDel="00305D10">
          <w:rPr>
            <w:rFonts w:ascii="Consolas" w:hAnsi="Consolas"/>
          </w:rPr>
          <w:delText xml:space="preserve"> </w:delText>
        </w:r>
      </w:del>
      <w:r>
        <w:rPr>
          <w:rFonts w:ascii="Consolas" w:hAnsi="Consolas"/>
        </w:rPr>
        <w:t xml:space="preserve">data → </w:t>
      </w:r>
      <w:proofErr w:type="spellStart"/>
      <w:r>
        <w:rPr>
          <w:rFonts w:ascii="Consolas" w:hAnsi="Consolas"/>
        </w:rPr>
        <w:t>EDCDEF</w:t>
      </w:r>
      <w:del w:id="14" w:author="Yu Li~PD [李雨]" w:date="2026-02-12T14:19:00Z">
        <w:r w:rsidDel="00305D10">
          <w:rPr>
            <w:rFonts w:ascii="Consolas" w:hAnsi="Consolas"/>
          </w:rPr>
          <w:delText>-</w:delText>
        </w:r>
      </w:del>
      <w:ins w:id="15" w:author="Yu Li~PD [李雨]" w:date="2026-02-12T14:19:00Z">
        <w:r w:rsidR="00305D10">
          <w:rPr>
            <w:rFonts w:ascii="Consolas" w:hAnsi="Consolas"/>
          </w:rPr>
          <w:t>_</w:t>
        </w:r>
      </w:ins>
      <w:r>
        <w:rPr>
          <w:rFonts w:ascii="Consolas" w:hAnsi="Consolas"/>
        </w:rPr>
        <w:t>code</w:t>
      </w:r>
      <w:proofErr w:type="spellEnd"/>
      <w:r>
        <w:rPr>
          <w:rFonts w:ascii="Consolas" w:hAnsi="Consolas"/>
        </w:rPr>
        <w:t xml:space="preserve"> (</w:t>
      </w:r>
      <w:proofErr w:type="spellStart"/>
      <w:r>
        <w:rPr>
          <w:rFonts w:ascii="Consolas" w:hAnsi="Consolas"/>
        </w:rPr>
        <w:t>SAS</w:t>
      </w:r>
      <w:r>
        <w:rPr>
          <w:rFonts w:ascii="Consolas" w:hAnsi="Consolas"/>
        </w:rPr>
        <w:t>数据集</w:t>
      </w:r>
      <w:proofErr w:type="spellEnd"/>
      <w:r>
        <w:rPr>
          <w:rFonts w:ascii="Consolas" w:hAnsi="Consolas"/>
        </w:rPr>
        <w:t>)</w:t>
      </w:r>
    </w:p>
    <w:p w:rsidR="005F1C8B" w:rsidRDefault="005F1C8B"/>
    <w:p w:rsidR="005F1C8B" w:rsidRDefault="00FF0052">
      <w:pPr>
        <w:pStyle w:val="1"/>
      </w:pPr>
      <w:r>
        <w:t>三、各部分内容制作步骤</w:t>
      </w:r>
    </w:p>
    <w:p w:rsidR="005F1C8B" w:rsidRDefault="00FF0052">
      <w:pPr>
        <w:pStyle w:val="21"/>
      </w:pPr>
      <w:r>
        <w:t>第一部分：</w:t>
      </w:r>
      <w:r>
        <w:t>01</w:t>
      </w:r>
      <w:r>
        <w:t>部分（筛选</w:t>
      </w:r>
      <w:r>
        <w:t>/</w:t>
      </w:r>
      <w:r>
        <w:t>入组信息）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5F1C8B">
        <w:tc>
          <w:tcPr>
            <w:tcW w:w="2160" w:type="dxa"/>
            <w:shd w:val="clear" w:color="auto" w:fill="D9E2F3"/>
          </w:tcPr>
          <w:p w:rsidR="005F1C8B" w:rsidRDefault="00FF0052">
            <w:r>
              <w:rPr>
                <w:b/>
              </w:rPr>
              <w:t>行号</w:t>
            </w:r>
          </w:p>
        </w:tc>
        <w:tc>
          <w:tcPr>
            <w:tcW w:w="2160" w:type="dxa"/>
            <w:shd w:val="clear" w:color="auto" w:fill="D9E2F3"/>
          </w:tcPr>
          <w:p w:rsidR="005F1C8B" w:rsidRDefault="00FF0052">
            <w:r>
              <w:rPr>
                <w:b/>
              </w:rPr>
              <w:t>内容</w:t>
            </w:r>
          </w:p>
        </w:tc>
        <w:tc>
          <w:tcPr>
            <w:tcW w:w="2160" w:type="dxa"/>
            <w:shd w:val="clear" w:color="auto" w:fill="D9E2F3"/>
          </w:tcPr>
          <w:p w:rsidR="005F1C8B" w:rsidRDefault="00FF0052">
            <w:r>
              <w:rPr>
                <w:b/>
              </w:rPr>
              <w:t>赋值方式</w:t>
            </w:r>
          </w:p>
        </w:tc>
        <w:tc>
          <w:tcPr>
            <w:tcW w:w="2160" w:type="dxa"/>
            <w:shd w:val="clear" w:color="auto" w:fill="D9E2F3"/>
          </w:tcPr>
          <w:p w:rsidR="005F1C8B" w:rsidRDefault="00FF0052">
            <w:r>
              <w:rPr>
                <w:b/>
              </w:rPr>
              <w:t>特殊说明</w:t>
            </w:r>
          </w:p>
        </w:tc>
      </w:tr>
      <w:tr w:rsidR="005F1C8B">
        <w:tc>
          <w:tcPr>
            <w:tcW w:w="2160" w:type="dxa"/>
          </w:tcPr>
          <w:p w:rsidR="005F1C8B" w:rsidRDefault="00FF0052">
            <w:r>
              <w:t>第</w:t>
            </w:r>
            <w:r>
              <w:t>1-2</w:t>
            </w:r>
            <w:r>
              <w:t>行</w:t>
            </w:r>
          </w:p>
        </w:tc>
        <w:tc>
          <w:tcPr>
            <w:tcW w:w="2160" w:type="dxa"/>
          </w:tcPr>
          <w:p w:rsidR="005F1C8B" w:rsidRDefault="00FF0052">
            <w:r>
              <w:t>固定文本</w:t>
            </w:r>
          </w:p>
        </w:tc>
        <w:tc>
          <w:tcPr>
            <w:tcW w:w="2160" w:type="dxa"/>
          </w:tcPr>
          <w:p w:rsidR="005F1C8B" w:rsidRDefault="00FF0052">
            <w:r>
              <w:t>直接硬写</w:t>
            </w:r>
          </w:p>
        </w:tc>
        <w:tc>
          <w:tcPr>
            <w:tcW w:w="2160" w:type="dxa"/>
          </w:tcPr>
          <w:p w:rsidR="005F1C8B" w:rsidRDefault="00FF0052">
            <w:r>
              <w:t>无</w:t>
            </w:r>
          </w:p>
        </w:tc>
      </w:tr>
      <w:tr w:rsidR="005F1C8B">
        <w:tc>
          <w:tcPr>
            <w:tcW w:w="2160" w:type="dxa"/>
          </w:tcPr>
          <w:p w:rsidR="005F1C8B" w:rsidRDefault="00FF0052">
            <w:r>
              <w:t>第</w:t>
            </w:r>
            <w:r>
              <w:t>3</w:t>
            </w:r>
            <w:r>
              <w:t>行</w:t>
            </w:r>
          </w:p>
        </w:tc>
        <w:tc>
          <w:tcPr>
            <w:tcW w:w="2160" w:type="dxa"/>
          </w:tcPr>
          <w:p w:rsidR="005F1C8B" w:rsidRDefault="00FF0052">
            <w:r>
              <w:t>动态判断</w:t>
            </w:r>
          </w:p>
        </w:tc>
        <w:tc>
          <w:tcPr>
            <w:tcW w:w="2160" w:type="dxa"/>
          </w:tcPr>
          <w:p w:rsidR="005F1C8B" w:rsidRDefault="00FF0052">
            <w:r>
              <w:t>条件赋值</w:t>
            </w:r>
          </w:p>
        </w:tc>
        <w:tc>
          <w:tcPr>
            <w:tcW w:w="2160" w:type="dxa"/>
          </w:tcPr>
          <w:p w:rsidR="005F1C8B" w:rsidRDefault="00FF0052">
            <w:proofErr w:type="spellStart"/>
            <w:r>
              <w:t>根据</w:t>
            </w:r>
            <w:r>
              <w:t>ADSL</w:t>
            </w:r>
            <w:r>
              <w:t>数据</w:t>
            </w:r>
            <w:proofErr w:type="gramStart"/>
            <w:r>
              <w:t>集</w:t>
            </w:r>
            <w:proofErr w:type="spellEnd"/>
            <w:ins w:id="16" w:author="Yu Li~PD [李雨]" w:date="2026-02-12T14:18:00Z">
              <w:r w:rsidR="00305D10">
                <w:rPr>
                  <w:rFonts w:hint="eastAsia"/>
                  <w:lang w:eastAsia="zh-CN"/>
                </w:rPr>
                <w:t>说明</w:t>
              </w:r>
              <w:proofErr w:type="gramEnd"/>
              <w:r w:rsidR="00305D10">
                <w:rPr>
                  <w:rFonts w:hint="eastAsia"/>
                  <w:lang w:eastAsia="zh-CN"/>
                </w:rPr>
                <w:t>文件</w:t>
              </w:r>
            </w:ins>
            <w:r>
              <w:t>中</w:t>
            </w:r>
            <w:ins w:id="17" w:author="Yu Li~PD [李雨]" w:date="2026-02-12T14:18:00Z">
              <w:r w:rsidR="00305D10">
                <w:rPr>
                  <w:rFonts w:hint="eastAsia"/>
                  <w:lang w:eastAsia="zh-CN"/>
                </w:rPr>
                <w:t xml:space="preserve">， </w:t>
              </w:r>
            </w:ins>
            <w:proofErr w:type="spellStart"/>
            <w:r>
              <w:t>是否存在</w:t>
            </w:r>
            <w:del w:id="18" w:author="Yu Li~PD [李雨]" w:date="2026-02-12T13:10:00Z">
              <w:r w:rsidDel="00325074">
                <w:delText xml:space="preserve">AND </w:delText>
              </w:r>
            </w:del>
            <w:ins w:id="19" w:author="Yu Li~PD [李雨]" w:date="2026-02-12T13:10:00Z">
              <w:r w:rsidR="00325074">
                <w:t>RANDFL</w:t>
              </w:r>
            </w:ins>
            <w:del w:id="20" w:author="Yu Li~PD [李雨]" w:date="2026-02-12T13:10:00Z">
              <w:r w:rsidDel="00325074">
                <w:delText>flag</w:delText>
              </w:r>
            </w:del>
            <w:r>
              <w:t>变量决定</w:t>
            </w:r>
            <w:proofErr w:type="spellEnd"/>
          </w:p>
        </w:tc>
      </w:tr>
    </w:tbl>
    <w:p w:rsidR="005F1C8B" w:rsidRDefault="005F1C8B"/>
    <w:p w:rsidR="005F1C8B" w:rsidRDefault="00FF0052">
      <w:pPr>
        <w:pStyle w:val="31"/>
      </w:pPr>
      <w:r>
        <w:t>第</w:t>
      </w:r>
      <w:r>
        <w:t>3</w:t>
      </w:r>
      <w:r>
        <w:t>行判断逻辑：</w:t>
      </w:r>
    </w:p>
    <w:p w:rsidR="005F1C8B" w:rsidRDefault="00FF0052">
      <w:pPr>
        <w:rPr>
          <w:lang w:eastAsia="zh-CN"/>
        </w:rPr>
      </w:pPr>
      <w:proofErr w:type="spellStart"/>
      <w:r>
        <w:rPr>
          <w:b/>
        </w:rPr>
        <w:t>检查路径：</w:t>
      </w:r>
      <w:r>
        <w:t>variables</w:t>
      </w:r>
      <w:proofErr w:type="spellEnd"/>
      <w:r>
        <w:t xml:space="preserve"> sheet → </w:t>
      </w:r>
      <w:proofErr w:type="spellStart"/>
      <w:r>
        <w:t>ADSL</w:t>
      </w:r>
      <w:r>
        <w:t>数据集</w:t>
      </w:r>
      <w:proofErr w:type="spellEnd"/>
      <w:r>
        <w:t xml:space="preserve"> → </w:t>
      </w:r>
      <w:proofErr w:type="spellStart"/>
      <w:r>
        <w:t>查找</w:t>
      </w:r>
      <w:r>
        <w:t>"</w:t>
      </w:r>
      <w:del w:id="21" w:author="Yu Li~PD [李雨]" w:date="2026-02-12T13:10:00Z">
        <w:r w:rsidDel="00325074">
          <w:delText>AND flag</w:delText>
        </w:r>
      </w:del>
      <w:ins w:id="22" w:author="Yu Li~PD [李雨]" w:date="2026-02-12T13:10:00Z">
        <w:r w:rsidR="00325074">
          <w:t>RANDFL</w:t>
        </w:r>
      </w:ins>
      <w:r>
        <w:t>"</w:t>
      </w:r>
      <w:r>
        <w:t>变量</w:t>
      </w:r>
      <w:proofErr w:type="spellEnd"/>
      <w:r>
        <w:t xml:space="preserve"> </w:t>
      </w:r>
      <w:del w:id="23" w:author="Yu Li~PD [李雨]" w:date="2026-02-12T13:10:00Z">
        <w:r w:rsidDel="00325074">
          <w:delText xml:space="preserve">→ </w:delText>
        </w:r>
      </w:del>
      <w:ins w:id="24" w:author="Yu Li~PD [李雨]" w:date="2026-02-12T13:10:00Z">
        <w:r w:rsidR="00325074">
          <w:rPr>
            <w:rFonts w:hint="eastAsia"/>
            <w:lang w:eastAsia="zh-CN"/>
          </w:rPr>
          <w:t>且</w:t>
        </w:r>
      </w:ins>
      <w:r>
        <w:rPr>
          <w:lang w:eastAsia="zh-CN"/>
        </w:rPr>
        <w:t>确认</w:t>
      </w:r>
      <w:r>
        <w:rPr>
          <w:lang w:eastAsia="zh-CN"/>
        </w:rPr>
        <w:t>"Study Specific"</w:t>
      </w:r>
      <w:r>
        <w:rPr>
          <w:lang w:eastAsia="zh-CN"/>
        </w:rPr>
        <w:t>列标记为</w:t>
      </w:r>
      <w:r>
        <w:rPr>
          <w:lang w:eastAsia="zh-CN"/>
        </w:rPr>
        <w:t>"Y"</w:t>
      </w:r>
    </w:p>
    <w:p w:rsidR="005F1C8B" w:rsidRDefault="005F1C8B">
      <w:pPr>
        <w:rPr>
          <w:lang w:eastAsia="zh-CN"/>
        </w:rPr>
      </w:pPr>
    </w:p>
    <w:p w:rsidR="005F1C8B" w:rsidRDefault="00FF0052">
      <w:pPr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IF </w:t>
      </w:r>
      <w:r>
        <w:rPr>
          <w:rFonts w:ascii="Consolas" w:hAnsi="Consolas"/>
          <w:sz w:val="20"/>
          <w:lang w:eastAsia="zh-CN"/>
        </w:rPr>
        <w:t>存在</w:t>
      </w:r>
      <w:r>
        <w:rPr>
          <w:rFonts w:ascii="Consolas" w:hAnsi="Consolas"/>
          <w:sz w:val="20"/>
          <w:lang w:eastAsia="zh-CN"/>
        </w:rPr>
        <w:t xml:space="preserve"> "</w:t>
      </w:r>
      <w:del w:id="25" w:author="Yu Li~PD [李雨]" w:date="2026-02-12T13:10:00Z">
        <w:r w:rsidDel="00325074">
          <w:rPr>
            <w:rFonts w:ascii="Consolas" w:hAnsi="Consolas"/>
            <w:sz w:val="20"/>
            <w:lang w:eastAsia="zh-CN"/>
          </w:rPr>
          <w:delText>AND flag</w:delText>
        </w:r>
      </w:del>
      <w:ins w:id="26" w:author="Yu Li~PD [李雨]" w:date="2026-02-12T13:10:00Z">
        <w:r w:rsidR="00325074">
          <w:rPr>
            <w:rFonts w:ascii="Consolas" w:hAnsi="Consolas"/>
            <w:sz w:val="20"/>
            <w:lang w:eastAsia="zh-CN"/>
          </w:rPr>
          <w:t>RANDFL</w:t>
        </w:r>
      </w:ins>
      <w:r>
        <w:rPr>
          <w:rFonts w:ascii="Consolas" w:hAnsi="Consolas"/>
          <w:sz w:val="20"/>
          <w:lang w:eastAsia="zh-CN"/>
        </w:rPr>
        <w:t xml:space="preserve">" </w:t>
      </w:r>
      <w:r>
        <w:rPr>
          <w:rFonts w:ascii="Consolas" w:hAnsi="Consolas"/>
          <w:sz w:val="20"/>
          <w:lang w:eastAsia="zh-CN"/>
        </w:rPr>
        <w:t>变量</w:t>
      </w:r>
      <w:r>
        <w:rPr>
          <w:rFonts w:ascii="Consolas" w:hAnsi="Consolas"/>
          <w:sz w:val="20"/>
          <w:lang w:eastAsia="zh-CN"/>
        </w:rPr>
        <w:t>:</w:t>
      </w:r>
      <w:r>
        <w:rPr>
          <w:rFonts w:ascii="Consolas" w:hAnsi="Consolas"/>
          <w:sz w:val="20"/>
          <w:lang w:eastAsia="zh-CN"/>
        </w:rPr>
        <w:br/>
        <w:t xml:space="preserve">    </w:t>
      </w:r>
      <w:r>
        <w:rPr>
          <w:rFonts w:ascii="Consolas" w:hAnsi="Consolas"/>
          <w:sz w:val="20"/>
          <w:lang w:eastAsia="zh-CN"/>
        </w:rPr>
        <w:t>第</w:t>
      </w:r>
      <w:r>
        <w:rPr>
          <w:rFonts w:ascii="Consolas" w:hAnsi="Consolas"/>
          <w:sz w:val="20"/>
          <w:lang w:eastAsia="zh-CN"/>
        </w:rPr>
        <w:t>3</w:t>
      </w:r>
      <w:r>
        <w:rPr>
          <w:rFonts w:ascii="Consolas" w:hAnsi="Consolas"/>
          <w:sz w:val="20"/>
          <w:lang w:eastAsia="zh-CN"/>
        </w:rPr>
        <w:t>行</w:t>
      </w:r>
      <w:r>
        <w:rPr>
          <w:rFonts w:ascii="Consolas" w:hAnsi="Consolas"/>
          <w:sz w:val="20"/>
          <w:lang w:eastAsia="zh-CN"/>
        </w:rPr>
        <w:t xml:space="preserve"> = "</w:t>
      </w:r>
      <w:r>
        <w:rPr>
          <w:rFonts w:ascii="Consolas" w:hAnsi="Consolas"/>
          <w:sz w:val="20"/>
          <w:lang w:eastAsia="zh-CN"/>
        </w:rPr>
        <w:t>筛选成功为随机受试者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  <w:t xml:space="preserve">ELSE IF </w:t>
      </w:r>
      <w:r>
        <w:rPr>
          <w:rFonts w:ascii="Consolas" w:hAnsi="Consolas"/>
          <w:sz w:val="20"/>
          <w:lang w:eastAsia="zh-CN"/>
        </w:rPr>
        <w:t>存在</w:t>
      </w:r>
      <w:del w:id="27" w:author="Yu Li~PD [李雨]" w:date="2026-02-12T13:10:00Z">
        <w:r w:rsidDel="00325074">
          <w:rPr>
            <w:rFonts w:ascii="Consolas" w:hAnsi="Consolas"/>
            <w:sz w:val="20"/>
            <w:lang w:eastAsia="zh-CN"/>
          </w:rPr>
          <w:delText>其他</w:delText>
        </w:r>
      </w:del>
      <w:r>
        <w:rPr>
          <w:rFonts w:ascii="Consolas" w:hAnsi="Consolas"/>
          <w:sz w:val="20"/>
          <w:lang w:eastAsia="zh-CN"/>
        </w:rPr>
        <w:t>入组变量</w:t>
      </w:r>
      <w:ins w:id="28" w:author="Yu Li~PD [李雨]" w:date="2026-02-12T13:10:00Z">
        <w:r w:rsidR="00325074">
          <w:rPr>
            <w:rFonts w:ascii="Consolas" w:hAnsi="Consolas" w:hint="eastAsia"/>
            <w:sz w:val="20"/>
            <w:lang w:eastAsia="zh-CN"/>
          </w:rPr>
          <w:t>E</w:t>
        </w:r>
        <w:r w:rsidR="00325074">
          <w:rPr>
            <w:rFonts w:ascii="Consolas" w:hAnsi="Consolas"/>
            <w:sz w:val="20"/>
            <w:lang w:eastAsia="zh-CN"/>
          </w:rPr>
          <w:t>NRLFL</w:t>
        </w:r>
      </w:ins>
      <w:r>
        <w:rPr>
          <w:rFonts w:ascii="Consolas" w:hAnsi="Consolas"/>
          <w:sz w:val="20"/>
          <w:lang w:eastAsia="zh-CN"/>
        </w:rPr>
        <w:t>: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t xml:space="preserve">    </w:t>
      </w:r>
      <w:r>
        <w:rPr>
          <w:rFonts w:ascii="Consolas" w:hAnsi="Consolas"/>
          <w:sz w:val="20"/>
          <w:lang w:eastAsia="zh-CN"/>
        </w:rPr>
        <w:t>将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随机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改为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入组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  <w:t xml:space="preserve">    </w:t>
      </w:r>
      <w:r>
        <w:rPr>
          <w:rFonts w:ascii="Consolas" w:hAnsi="Consolas"/>
          <w:sz w:val="20"/>
          <w:lang w:eastAsia="zh-CN"/>
        </w:rPr>
        <w:t>第</w:t>
      </w:r>
      <w:r>
        <w:rPr>
          <w:rFonts w:ascii="Consolas" w:hAnsi="Consolas"/>
          <w:sz w:val="20"/>
          <w:lang w:eastAsia="zh-CN"/>
        </w:rPr>
        <w:t>3</w:t>
      </w:r>
      <w:r>
        <w:rPr>
          <w:rFonts w:ascii="Consolas" w:hAnsi="Consolas"/>
          <w:sz w:val="20"/>
          <w:lang w:eastAsia="zh-CN"/>
        </w:rPr>
        <w:t>行</w:t>
      </w:r>
      <w:r>
        <w:rPr>
          <w:rFonts w:ascii="Consolas" w:hAnsi="Consolas"/>
          <w:sz w:val="20"/>
          <w:lang w:eastAsia="zh-CN"/>
        </w:rPr>
        <w:t xml:space="preserve"> = "</w:t>
      </w:r>
      <w:r>
        <w:rPr>
          <w:rFonts w:ascii="Consolas" w:hAnsi="Consolas"/>
          <w:sz w:val="20"/>
          <w:lang w:eastAsia="zh-CN"/>
        </w:rPr>
        <w:t>筛选成功为入组受试者</w:t>
      </w:r>
      <w:r>
        <w:rPr>
          <w:rFonts w:ascii="Consolas" w:hAnsi="Consolas"/>
          <w:sz w:val="20"/>
          <w:lang w:eastAsia="zh-CN"/>
        </w:rPr>
        <w:t>"</w:t>
      </w:r>
    </w:p>
    <w:p w:rsidR="005F1C8B" w:rsidRDefault="005F1C8B">
      <w:pPr>
        <w:rPr>
          <w:lang w:eastAsia="zh-CN"/>
        </w:rPr>
      </w:pPr>
    </w:p>
    <w:p w:rsidR="005F1C8B" w:rsidRDefault="00FF0052">
      <w:pPr>
        <w:pStyle w:val="21"/>
        <w:rPr>
          <w:lang w:eastAsia="zh-CN"/>
        </w:rPr>
      </w:pPr>
      <w:r>
        <w:rPr>
          <w:lang w:eastAsia="zh-CN"/>
        </w:rPr>
        <w:t>第二部分：</w:t>
      </w:r>
      <w:r>
        <w:rPr>
          <w:lang w:eastAsia="zh-CN"/>
        </w:rPr>
        <w:t>04</w:t>
      </w:r>
      <w:r>
        <w:rPr>
          <w:lang w:eastAsia="zh-CN"/>
        </w:rPr>
        <w:t>部分（随机信息）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F1C8B">
        <w:tc>
          <w:tcPr>
            <w:tcW w:w="2880" w:type="dxa"/>
            <w:shd w:val="clear" w:color="auto" w:fill="D9E2F3"/>
          </w:tcPr>
          <w:p w:rsidR="005F1C8B" w:rsidRDefault="00FF0052">
            <w:proofErr w:type="spellStart"/>
            <w:r>
              <w:rPr>
                <w:b/>
              </w:rPr>
              <w:t>内容</w:t>
            </w:r>
            <w:proofErr w:type="spellEnd"/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赋值方式</w:t>
            </w:r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说明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随机部分的三行</w:t>
            </w:r>
          </w:p>
        </w:tc>
        <w:tc>
          <w:tcPr>
            <w:tcW w:w="2880" w:type="dxa"/>
          </w:tcPr>
          <w:p w:rsidR="005F1C8B" w:rsidRDefault="00FF0052">
            <w:r>
              <w:t>直接硬写</w:t>
            </w:r>
          </w:p>
        </w:tc>
        <w:tc>
          <w:tcPr>
            <w:tcW w:w="2880" w:type="dxa"/>
          </w:tcPr>
          <w:p w:rsidR="005F1C8B" w:rsidRDefault="00FF0052">
            <w:r>
              <w:t>固定文本，直接复制即可</w:t>
            </w:r>
          </w:p>
        </w:tc>
      </w:tr>
    </w:tbl>
    <w:p w:rsidR="005F1C8B" w:rsidRDefault="005F1C8B"/>
    <w:p w:rsidR="005F1C8B" w:rsidRDefault="00FF0052">
      <w:pPr>
        <w:rPr>
          <w:lang w:eastAsia="zh-CN"/>
        </w:rPr>
      </w:pPr>
      <w:r>
        <w:rPr>
          <w:b/>
          <w:lang w:eastAsia="zh-CN"/>
        </w:rPr>
        <w:t>前提条件：</w:t>
      </w:r>
      <w:r>
        <w:rPr>
          <w:lang w:eastAsia="zh-CN"/>
        </w:rPr>
        <w:t>仅在</w:t>
      </w:r>
      <w:r>
        <w:rPr>
          <w:lang w:eastAsia="zh-CN"/>
        </w:rPr>
        <w:t>01</w:t>
      </w:r>
      <w:r>
        <w:rPr>
          <w:lang w:eastAsia="zh-CN"/>
        </w:rPr>
        <w:t>部分判断存在随机变量</w:t>
      </w:r>
      <w:ins w:id="29" w:author="Yu Li~PD [李雨]" w:date="2026-02-12T13:10:00Z">
        <w:r w:rsidR="00325074">
          <w:rPr>
            <w:rFonts w:hint="eastAsia"/>
            <w:lang w:eastAsia="zh-CN"/>
          </w:rPr>
          <w:t>R</w:t>
        </w:r>
        <w:r w:rsidR="00325074">
          <w:rPr>
            <w:lang w:eastAsia="zh-CN"/>
          </w:rPr>
          <w:t>ANDFL</w:t>
        </w:r>
      </w:ins>
      <w:r>
        <w:rPr>
          <w:lang w:eastAsia="zh-CN"/>
        </w:rPr>
        <w:t>时，才需要制作此部分</w:t>
      </w:r>
    </w:p>
    <w:p w:rsidR="005F1C8B" w:rsidRDefault="005F1C8B">
      <w:pPr>
        <w:rPr>
          <w:lang w:eastAsia="zh-CN"/>
        </w:rPr>
      </w:pPr>
    </w:p>
    <w:p w:rsidR="005F1C8B" w:rsidRDefault="00FF0052">
      <w:pPr>
        <w:pStyle w:val="21"/>
        <w:rPr>
          <w:lang w:eastAsia="zh-CN"/>
        </w:rPr>
      </w:pPr>
      <w:r>
        <w:rPr>
          <w:lang w:eastAsia="zh-CN"/>
        </w:rPr>
        <w:t>第三部分：</w:t>
      </w:r>
      <w:r>
        <w:rPr>
          <w:lang w:eastAsia="zh-CN"/>
        </w:rPr>
        <w:t>05</w:t>
      </w:r>
      <w:r>
        <w:rPr>
          <w:lang w:eastAsia="zh-CN"/>
        </w:rPr>
        <w:t>部分（完成</w:t>
      </w:r>
      <w:r>
        <w:rPr>
          <w:lang w:eastAsia="zh-CN"/>
        </w:rPr>
        <w:t>/</w:t>
      </w:r>
      <w:r>
        <w:rPr>
          <w:lang w:eastAsia="zh-CN"/>
        </w:rPr>
        <w:t>终止研究治疗）</w:t>
      </w:r>
    </w:p>
    <w:p w:rsidR="005F1C8B" w:rsidRDefault="00FF0052">
      <w:pPr>
        <w:pStyle w:val="31"/>
      </w:pPr>
      <w:proofErr w:type="spellStart"/>
      <w:r>
        <w:t>结构说明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F1C8B"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行类型</w:t>
            </w:r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数据来源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第</w:t>
            </w:r>
            <w:r>
              <w:t>1</w:t>
            </w:r>
            <w:r>
              <w:t>行</w:t>
            </w:r>
          </w:p>
        </w:tc>
        <w:tc>
          <w:tcPr>
            <w:tcW w:w="2880" w:type="dxa"/>
          </w:tcPr>
          <w:p w:rsidR="005F1C8B" w:rsidRDefault="00FF0052">
            <w:r>
              <w:t>汇总行</w:t>
            </w:r>
          </w:p>
        </w:tc>
        <w:tc>
          <w:tcPr>
            <w:tcW w:w="2880" w:type="dxa"/>
          </w:tcPr>
          <w:p w:rsidR="005F1C8B" w:rsidRDefault="00FF0052">
            <w:pPr>
              <w:rPr>
                <w:lang w:eastAsia="zh-CN"/>
              </w:rPr>
            </w:pPr>
            <w:r>
              <w:rPr>
                <w:lang w:eastAsia="zh-CN"/>
              </w:rPr>
              <w:t>硬写（完成研究治疗汇总）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proofErr w:type="spellStart"/>
            <w:r>
              <w:t>接下来</w:t>
            </w:r>
            <w:proofErr w:type="spellEnd"/>
          </w:p>
        </w:tc>
        <w:tc>
          <w:tcPr>
            <w:tcW w:w="2880" w:type="dxa"/>
          </w:tcPr>
          <w:p w:rsidR="005F1C8B" w:rsidRDefault="00FF0052">
            <w:r>
              <w:t>终止研究治疗赋值</w:t>
            </w:r>
          </w:p>
        </w:tc>
        <w:tc>
          <w:tcPr>
            <w:tcW w:w="2880" w:type="dxa"/>
          </w:tcPr>
          <w:p w:rsidR="005F1C8B" w:rsidRDefault="00FF0052">
            <w:r>
              <w:t>硬写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详细原因行</w:t>
            </w:r>
          </w:p>
        </w:tc>
        <w:tc>
          <w:tcPr>
            <w:tcW w:w="2880" w:type="dxa"/>
          </w:tcPr>
          <w:p w:rsidR="005F1C8B" w:rsidRDefault="00FF0052">
            <w:pPr>
              <w:rPr>
                <w:lang w:eastAsia="zh-CN"/>
              </w:rPr>
            </w:pPr>
            <w:r>
              <w:rPr>
                <w:lang w:eastAsia="zh-CN"/>
              </w:rPr>
              <w:t>终止研究治疗原因详述</w:t>
            </w:r>
          </w:p>
        </w:tc>
        <w:tc>
          <w:tcPr>
            <w:tcW w:w="2880" w:type="dxa"/>
          </w:tcPr>
          <w:p w:rsidR="005F1C8B" w:rsidRDefault="00FF0052">
            <w:proofErr w:type="spellStart"/>
            <w:r>
              <w:t>EDC</w:t>
            </w:r>
            <w:r>
              <w:t>数据集</w:t>
            </w:r>
            <w:proofErr w:type="spellEnd"/>
          </w:p>
        </w:tc>
      </w:tr>
    </w:tbl>
    <w:p w:rsidR="005F1C8B" w:rsidRDefault="005F1C8B"/>
    <w:p w:rsidR="005F1C8B" w:rsidRDefault="00FF0052">
      <w:pPr>
        <w:pStyle w:val="31"/>
        <w:rPr>
          <w:lang w:eastAsia="zh-CN"/>
        </w:rPr>
      </w:pPr>
      <w:r>
        <w:rPr>
          <w:lang w:eastAsia="zh-CN"/>
        </w:rPr>
        <w:t>终止原因详细制作步骤：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打开数据集：</w:t>
      </w:r>
      <w:proofErr w:type="spellStart"/>
      <w:r>
        <w:rPr>
          <w:lang w:eastAsia="zh-CN"/>
        </w:rPr>
        <w:t>EDCDEF</w:t>
      </w:r>
      <w:del w:id="30" w:author="Yu Li~PD [李雨]" w:date="2026-02-12T13:11:00Z">
        <w:r w:rsidDel="00325074">
          <w:rPr>
            <w:lang w:eastAsia="zh-CN"/>
          </w:rPr>
          <w:delText>-</w:delText>
        </w:r>
      </w:del>
      <w:ins w:id="31" w:author="Yu Li~PD [李雨]" w:date="2026-02-12T13:11:00Z">
        <w:r w:rsidR="00325074">
          <w:rPr>
            <w:lang w:eastAsia="zh-CN"/>
          </w:rPr>
          <w:t>_</w:t>
        </w:r>
      </w:ins>
      <w:r>
        <w:rPr>
          <w:lang w:eastAsia="zh-CN"/>
        </w:rPr>
        <w:t>code</w:t>
      </w:r>
      <w:proofErr w:type="spellEnd"/>
      <w:r>
        <w:rPr>
          <w:lang w:eastAsia="zh-CN"/>
        </w:rPr>
        <w:t xml:space="preserve"> SAS</w:t>
      </w:r>
      <w:r>
        <w:rPr>
          <w:lang w:eastAsia="zh-CN"/>
        </w:rPr>
        <w:t>数据集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查找变量</w:t>
      </w:r>
      <w:ins w:id="32" w:author="Yu Li~PD [李雨]" w:date="2026-02-12T13:12:00Z">
        <w:r w:rsidR="00325074">
          <w:rPr>
            <w:rFonts w:hint="eastAsia"/>
            <w:lang w:eastAsia="zh-CN"/>
          </w:rPr>
          <w:t>C</w:t>
        </w:r>
        <w:r w:rsidR="00325074">
          <w:rPr>
            <w:lang w:eastAsia="zh-CN"/>
          </w:rPr>
          <w:t xml:space="preserve">ODE_NAME_CHN= </w:t>
        </w:r>
      </w:ins>
      <w:ins w:id="33" w:author="Yu Li~PD [李雨]" w:date="2026-02-12T13:13:00Z">
        <w:r w:rsidR="00325074">
          <w:rPr>
            <w:lang w:eastAsia="zh-CN"/>
          </w:rPr>
          <w:t>“</w:t>
        </w:r>
        <w:r w:rsidR="00325074">
          <w:rPr>
            <w:rFonts w:hint="eastAsia"/>
            <w:lang w:eastAsia="zh-CN"/>
          </w:rPr>
          <w:t>治疗结束主要原因</w:t>
        </w:r>
        <w:r w:rsidR="00325074">
          <w:rPr>
            <w:lang w:eastAsia="zh-CN"/>
          </w:rPr>
          <w:t>”</w:t>
        </w:r>
      </w:ins>
      <w:del w:id="34" w:author="Yu Li~PD [李雨]" w:date="2026-02-12T13:13:00Z">
        <w:r w:rsidDel="00325074">
          <w:rPr>
            <w:lang w:eastAsia="zh-CN"/>
          </w:rPr>
          <w:delText>：治疗结束原因（小数）</w:delText>
        </w:r>
      </w:del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提取内容：按</w:t>
      </w:r>
      <w:del w:id="35" w:author="Yu Li~PD [李雨]" w:date="2026-02-12T13:13:00Z">
        <w:r w:rsidDel="00325074">
          <w:rPr>
            <w:lang w:eastAsia="zh-CN"/>
          </w:rPr>
          <w:delText>order</w:delText>
        </w:r>
      </w:del>
      <w:ins w:id="36" w:author="Yu Li~PD [李雨]" w:date="2026-02-12T13:13:00Z">
        <w:r w:rsidR="00325074">
          <w:rPr>
            <w:lang w:eastAsia="zh-CN"/>
          </w:rPr>
          <w:t>CODE_ORDER</w:t>
        </w:r>
        <w:proofErr w:type="gramStart"/>
        <w:r w:rsidR="00325074">
          <w:rPr>
            <w:rFonts w:hint="eastAsia"/>
            <w:lang w:eastAsia="zh-CN"/>
          </w:rPr>
          <w:t>列值的</w:t>
        </w:r>
      </w:ins>
      <w:proofErr w:type="gramEnd"/>
      <w:r>
        <w:rPr>
          <w:lang w:eastAsia="zh-CN"/>
        </w:rPr>
        <w:t>顺序提取</w:t>
      </w:r>
      <w:del w:id="37" w:author="Yu Li~PD [李雨]" w:date="2026-02-12T13:14:00Z">
        <w:r w:rsidDel="00325074">
          <w:rPr>
            <w:lang w:eastAsia="zh-CN"/>
          </w:rPr>
          <w:delText>所有详细原因</w:delText>
        </w:r>
      </w:del>
      <w:ins w:id="38" w:author="Yu Li~PD [李雨]" w:date="2026-02-12T13:14:00Z">
        <w:r w:rsidR="00325074">
          <w:rPr>
            <w:rFonts w:hint="eastAsia"/>
            <w:lang w:eastAsia="zh-CN"/>
          </w:rPr>
          <w:t>C</w:t>
        </w:r>
        <w:r w:rsidR="00325074">
          <w:rPr>
            <w:lang w:eastAsia="zh-CN"/>
          </w:rPr>
          <w:t>ODE_LABEL</w:t>
        </w:r>
        <w:r w:rsidR="00325074">
          <w:rPr>
            <w:rFonts w:hint="eastAsia"/>
            <w:lang w:eastAsia="zh-CN"/>
          </w:rPr>
          <w:t>的值</w:t>
        </w:r>
      </w:ins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填写规则：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原因值</w:t>
      </w:r>
      <w:r>
        <w:rPr>
          <w:lang w:eastAsia="zh-CN"/>
        </w:rPr>
        <w:t xml:space="preserve"> = 0</w:t>
      </w:r>
      <w:r>
        <w:rPr>
          <w:lang w:eastAsia="zh-CN"/>
        </w:rPr>
        <w:br/>
        <w:t xml:space="preserve">   - </w:t>
      </w:r>
      <w:r>
        <w:rPr>
          <w:lang w:eastAsia="zh-CN"/>
        </w:rPr>
        <w:t>按</w:t>
      </w:r>
      <w:r>
        <w:rPr>
          <w:lang w:eastAsia="zh-CN"/>
        </w:rPr>
        <w:t>EDC</w:t>
      </w:r>
      <w:r>
        <w:rPr>
          <w:lang w:eastAsia="zh-CN"/>
        </w:rPr>
        <w:t>数据集中的顺序依次罗列所有原因</w:t>
      </w:r>
      <w:r>
        <w:rPr>
          <w:lang w:eastAsia="zh-CN"/>
        </w:rPr>
        <w:br/>
        <w:t xml:space="preserve">   - </w:t>
      </w:r>
      <w:r>
        <w:rPr>
          <w:lang w:eastAsia="zh-CN"/>
        </w:rPr>
        <w:t>每个原因后写明具体终止原因描述</w:t>
      </w:r>
    </w:p>
    <w:p w:rsidR="005F1C8B" w:rsidRDefault="00FF0052">
      <w:pPr>
        <w:rPr>
          <w:lang w:eastAsia="zh-CN"/>
        </w:rPr>
      </w:pPr>
      <w:r>
        <w:rPr>
          <w:b/>
          <w:lang w:eastAsia="zh-CN"/>
        </w:rPr>
        <w:t>对应变量名：</w:t>
      </w:r>
      <w:r>
        <w:rPr>
          <w:lang w:eastAsia="zh-CN"/>
        </w:rPr>
        <w:t>DCT</w:t>
      </w:r>
      <w:ins w:id="39" w:author="Yu Li~PD [李雨]" w:date="2026-02-12T13:14:00Z">
        <w:r w:rsidR="00325074">
          <w:rPr>
            <w:lang w:eastAsia="zh-CN"/>
          </w:rPr>
          <w:t>REAS</w:t>
        </w:r>
      </w:ins>
      <w:r>
        <w:rPr>
          <w:lang w:eastAsia="zh-CN"/>
        </w:rPr>
        <w:t>（</w:t>
      </w:r>
      <w:ins w:id="40" w:author="Yu Li~PD [李雨]" w:date="2026-02-12T13:14:00Z">
        <w:r w:rsidR="00325074">
          <w:rPr>
            <w:rFonts w:hint="eastAsia"/>
            <w:lang w:eastAsia="zh-CN"/>
          </w:rPr>
          <w:t>A</w:t>
        </w:r>
        <w:r w:rsidR="00325074">
          <w:rPr>
            <w:lang w:eastAsia="zh-CN"/>
          </w:rPr>
          <w:t>D</w:t>
        </w:r>
      </w:ins>
      <w:ins w:id="41" w:author="Yu Li~PD [李雨]" w:date="2026-02-12T13:15:00Z">
        <w:r w:rsidR="00325074">
          <w:rPr>
            <w:lang w:eastAsia="zh-CN"/>
          </w:rPr>
          <w:t>SL</w:t>
        </w:r>
        <w:r w:rsidR="00325074">
          <w:rPr>
            <w:rFonts w:hint="eastAsia"/>
            <w:lang w:eastAsia="zh-CN"/>
          </w:rPr>
          <w:t>数据集， 变量=</w:t>
        </w:r>
        <w:r w:rsidR="00325074">
          <w:rPr>
            <w:lang w:eastAsia="zh-CN"/>
          </w:rPr>
          <w:t>DCTREAS</w:t>
        </w:r>
      </w:ins>
      <w:r>
        <w:rPr>
          <w:lang w:eastAsia="zh-CN"/>
        </w:rPr>
        <w:t>研究治疗终止的具体原因）</w:t>
      </w:r>
    </w:p>
    <w:p w:rsidR="005F1C8B" w:rsidRDefault="005F1C8B">
      <w:pPr>
        <w:rPr>
          <w:lang w:eastAsia="zh-CN"/>
        </w:rPr>
      </w:pPr>
    </w:p>
    <w:p w:rsidR="005F1C8B" w:rsidRDefault="00FF0052">
      <w:pPr>
        <w:pStyle w:val="21"/>
        <w:rPr>
          <w:lang w:eastAsia="zh-CN"/>
        </w:rPr>
      </w:pPr>
      <w:r>
        <w:rPr>
          <w:lang w:eastAsia="zh-CN"/>
        </w:rPr>
        <w:lastRenderedPageBreak/>
        <w:t>第四部分：</w:t>
      </w:r>
      <w:r>
        <w:rPr>
          <w:lang w:eastAsia="zh-CN"/>
        </w:rPr>
        <w:t>06</w:t>
      </w:r>
      <w:r>
        <w:rPr>
          <w:lang w:eastAsia="zh-CN"/>
        </w:rPr>
        <w:t>部分（随访结束</w:t>
      </w:r>
      <w:r>
        <w:rPr>
          <w:lang w:eastAsia="zh-CN"/>
        </w:rPr>
        <w:t>/</w:t>
      </w:r>
      <w:r>
        <w:rPr>
          <w:lang w:eastAsia="zh-CN"/>
        </w:rPr>
        <w:t>完成研究）</w:t>
      </w:r>
    </w:p>
    <w:p w:rsidR="005F1C8B" w:rsidRDefault="00FF0052">
      <w:pPr>
        <w:pStyle w:val="31"/>
        <w:rPr>
          <w:lang w:eastAsia="zh-CN"/>
        </w:rPr>
      </w:pPr>
      <w:r>
        <w:rPr>
          <w:lang w:eastAsia="zh-CN"/>
        </w:rPr>
        <w:t>核心概念映射：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完成随访</w:t>
      </w:r>
      <w:r>
        <w:rPr>
          <w:lang w:eastAsia="zh-CN"/>
        </w:rPr>
        <w:t xml:space="preserve"> = </w:t>
      </w:r>
      <w:r>
        <w:rPr>
          <w:lang w:eastAsia="zh-CN"/>
        </w:rPr>
        <w:t>完成研究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退出随访</w:t>
      </w:r>
      <w:r>
        <w:rPr>
          <w:lang w:eastAsia="zh-CN"/>
        </w:rPr>
        <w:t xml:space="preserve"> = </w:t>
      </w:r>
      <w:r>
        <w:rPr>
          <w:lang w:eastAsia="zh-CN"/>
        </w:rPr>
        <w:t>退出研究</w:t>
      </w:r>
    </w:p>
    <w:p w:rsidR="005F1C8B" w:rsidRDefault="00FF0052">
      <w:pPr>
        <w:pStyle w:val="31"/>
        <w:rPr>
          <w:lang w:eastAsia="zh-CN"/>
        </w:rPr>
      </w:pPr>
      <w:r>
        <w:rPr>
          <w:lang w:eastAsia="zh-CN"/>
        </w:rPr>
        <w:t>结构说明：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F1C8B">
        <w:tc>
          <w:tcPr>
            <w:tcW w:w="2880" w:type="dxa"/>
            <w:shd w:val="clear" w:color="auto" w:fill="D9E2F3"/>
          </w:tcPr>
          <w:p w:rsidR="005F1C8B" w:rsidRDefault="00FF0052">
            <w:proofErr w:type="spellStart"/>
            <w:r>
              <w:rPr>
                <w:b/>
              </w:rPr>
              <w:t>行类型</w:t>
            </w:r>
            <w:proofErr w:type="spellEnd"/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特殊要求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基础行</w:t>
            </w:r>
          </w:p>
        </w:tc>
        <w:tc>
          <w:tcPr>
            <w:tcW w:w="2880" w:type="dxa"/>
          </w:tcPr>
          <w:p w:rsidR="005F1C8B" w:rsidRDefault="00FF0052">
            <w:r>
              <w:t>完成随访</w:t>
            </w:r>
            <w:r>
              <w:t>/</w:t>
            </w:r>
            <w:r>
              <w:t>退出随访</w:t>
            </w:r>
          </w:p>
        </w:tc>
        <w:tc>
          <w:tcPr>
            <w:tcW w:w="2880" w:type="dxa"/>
          </w:tcPr>
          <w:p w:rsidR="005F1C8B" w:rsidRDefault="00FF0052">
            <w:r>
              <w:t>同</w:t>
            </w:r>
            <w:r>
              <w:t>05</w:t>
            </w:r>
            <w:r>
              <w:t>部分逻辑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原因详述行</w:t>
            </w:r>
          </w:p>
        </w:tc>
        <w:tc>
          <w:tcPr>
            <w:tcW w:w="2880" w:type="dxa"/>
          </w:tcPr>
          <w:p w:rsidR="005F1C8B" w:rsidRDefault="00FF0052">
            <w:r>
              <w:t>退出原因</w:t>
            </w:r>
            <w:r>
              <w:t xml:space="preserve"> = 0</w:t>
            </w:r>
          </w:p>
        </w:tc>
        <w:tc>
          <w:tcPr>
            <w:tcW w:w="2880" w:type="dxa"/>
          </w:tcPr>
          <w:p w:rsidR="005F1C8B" w:rsidRDefault="00FF0052">
            <w:r>
              <w:t>来自</w:t>
            </w:r>
            <w:r>
              <w:t>EDC</w:t>
            </w:r>
            <w:r>
              <w:t>数据集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特殊行</w:t>
            </w:r>
          </w:p>
        </w:tc>
        <w:tc>
          <w:tcPr>
            <w:tcW w:w="2880" w:type="dxa"/>
          </w:tcPr>
          <w:p w:rsidR="005F1C8B" w:rsidRDefault="00FF0052">
            <w:r>
              <w:t>随机未接受研究治疗</w:t>
            </w:r>
          </w:p>
        </w:tc>
        <w:tc>
          <w:tcPr>
            <w:tcW w:w="2880" w:type="dxa"/>
          </w:tcPr>
          <w:p w:rsidR="005F1C8B" w:rsidRDefault="00FF0052">
            <w:pPr>
              <w:rPr>
                <w:lang w:eastAsia="zh-CN"/>
              </w:rPr>
            </w:pPr>
            <w:r>
              <w:rPr>
                <w:lang w:eastAsia="zh-CN"/>
              </w:rPr>
              <w:t>每个原因后额外增加一行</w:t>
            </w:r>
          </w:p>
        </w:tc>
      </w:tr>
    </w:tbl>
    <w:p w:rsidR="005F1C8B" w:rsidRDefault="005F1C8B">
      <w:pPr>
        <w:rPr>
          <w:lang w:eastAsia="zh-CN"/>
        </w:rPr>
      </w:pPr>
    </w:p>
    <w:p w:rsidR="005F1C8B" w:rsidDel="00325074" w:rsidRDefault="00FF0052">
      <w:pPr>
        <w:pStyle w:val="31"/>
        <w:rPr>
          <w:del w:id="42" w:author="Yu Li~PD [李雨]" w:date="2026-02-12T13:15:00Z"/>
          <w:lang w:eastAsia="zh-CN"/>
        </w:rPr>
      </w:pPr>
      <w:del w:id="43" w:author="Yu Li~PD [李雨]" w:date="2026-02-12T13:15:00Z">
        <w:r w:rsidDel="00325074">
          <w:rPr>
            <w:lang w:eastAsia="zh-CN"/>
          </w:rPr>
          <w:delText>06</w:delText>
        </w:r>
        <w:r w:rsidDel="00325074">
          <w:rPr>
            <w:lang w:eastAsia="zh-CN"/>
          </w:rPr>
          <w:delText>部分与</w:delText>
        </w:r>
        <w:r w:rsidDel="00325074">
          <w:rPr>
            <w:lang w:eastAsia="zh-CN"/>
          </w:rPr>
          <w:delText>05</w:delText>
        </w:r>
        <w:r w:rsidDel="00325074">
          <w:rPr>
            <w:lang w:eastAsia="zh-CN"/>
          </w:rPr>
          <w:delText>部分的关键区别：</w:delText>
        </w:r>
      </w:del>
    </w:p>
    <w:p w:rsidR="005F1C8B" w:rsidDel="00325074" w:rsidRDefault="00FF0052">
      <w:pPr>
        <w:rPr>
          <w:del w:id="44" w:author="Yu Li~PD [李雨]" w:date="2026-02-12T13:15:00Z"/>
          <w:lang w:eastAsia="zh-CN"/>
        </w:rPr>
      </w:pPr>
      <w:del w:id="45" w:author="Yu Li~PD [李雨]" w:date="2026-02-12T13:15:00Z">
        <w:r w:rsidDel="00325074">
          <w:rPr>
            <w:b/>
            <w:lang w:eastAsia="zh-CN"/>
          </w:rPr>
          <w:delText>05</w:delText>
        </w:r>
        <w:r w:rsidDel="00325074">
          <w:rPr>
            <w:b/>
            <w:lang w:eastAsia="zh-CN"/>
          </w:rPr>
          <w:delText>部分结构：</w:delText>
        </w:r>
      </w:del>
    </w:p>
    <w:p w:rsidR="005F1C8B" w:rsidDel="00325074" w:rsidRDefault="00FF0052">
      <w:pPr>
        <w:rPr>
          <w:del w:id="46" w:author="Yu Li~PD [李雨]" w:date="2026-02-12T13:15:00Z"/>
          <w:lang w:eastAsia="zh-CN"/>
        </w:rPr>
      </w:pPr>
      <w:del w:id="47" w:author="Yu Li~PD [李雨]" w:date="2026-02-12T13:15:00Z">
        <w:r w:rsidDel="00325074">
          <w:rPr>
            <w:lang w:eastAsia="zh-CN"/>
          </w:rPr>
          <w:delText xml:space="preserve">- </w:delText>
        </w:r>
        <w:r w:rsidDel="00325074">
          <w:rPr>
            <w:lang w:eastAsia="zh-CN"/>
          </w:rPr>
          <w:delText>原因</w:delText>
        </w:r>
        <w:r w:rsidDel="00325074">
          <w:rPr>
            <w:lang w:eastAsia="zh-CN"/>
          </w:rPr>
          <w:delText>1</w:delText>
        </w:r>
        <w:r w:rsidDel="00325074">
          <w:rPr>
            <w:lang w:eastAsia="zh-CN"/>
          </w:rPr>
          <w:br/>
          <w:delText xml:space="preserve">- </w:delText>
        </w:r>
        <w:r w:rsidDel="00325074">
          <w:rPr>
            <w:lang w:eastAsia="zh-CN"/>
          </w:rPr>
          <w:delText>原因</w:delText>
        </w:r>
        <w:r w:rsidDel="00325074">
          <w:rPr>
            <w:lang w:eastAsia="zh-CN"/>
          </w:rPr>
          <w:delText>2</w:delText>
        </w:r>
        <w:r w:rsidDel="00325074">
          <w:rPr>
            <w:lang w:eastAsia="zh-CN"/>
          </w:rPr>
          <w:br/>
          <w:delText xml:space="preserve">- </w:delText>
        </w:r>
        <w:r w:rsidDel="00325074">
          <w:rPr>
            <w:lang w:eastAsia="zh-CN"/>
          </w:rPr>
          <w:delText>原因</w:delText>
        </w:r>
        <w:r w:rsidDel="00325074">
          <w:rPr>
            <w:lang w:eastAsia="zh-CN"/>
          </w:rPr>
          <w:delText>3...</w:delText>
        </w:r>
      </w:del>
    </w:p>
    <w:p w:rsidR="005F1C8B" w:rsidRDefault="00FF0052">
      <w:pPr>
        <w:rPr>
          <w:lang w:eastAsia="zh-CN"/>
        </w:rPr>
      </w:pPr>
      <w:r>
        <w:rPr>
          <w:b/>
          <w:lang w:eastAsia="zh-CN"/>
        </w:rPr>
        <w:t>06</w:t>
      </w:r>
      <w:r>
        <w:rPr>
          <w:b/>
          <w:lang w:eastAsia="zh-CN"/>
        </w:rPr>
        <w:t>部分结构：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原因</w:t>
      </w:r>
      <w:r>
        <w:rPr>
          <w:lang w:eastAsia="zh-CN"/>
        </w:rPr>
        <w:t>1</w:t>
      </w:r>
      <w:r>
        <w:rPr>
          <w:lang w:eastAsia="zh-CN"/>
        </w:rPr>
        <w:br/>
        <w:t xml:space="preserve">- </w:t>
      </w:r>
      <w:r>
        <w:rPr>
          <w:lang w:eastAsia="zh-CN"/>
        </w:rPr>
        <w:t>随机未接受研究治疗（对应原因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br/>
        <w:t xml:space="preserve">- </w:t>
      </w:r>
      <w:r>
        <w:rPr>
          <w:lang w:eastAsia="zh-CN"/>
        </w:rPr>
        <w:t>原因</w:t>
      </w:r>
      <w:r>
        <w:rPr>
          <w:lang w:eastAsia="zh-CN"/>
        </w:rPr>
        <w:t>2</w:t>
      </w:r>
      <w:r>
        <w:rPr>
          <w:lang w:eastAsia="zh-CN"/>
        </w:rPr>
        <w:br/>
        <w:t xml:space="preserve">- </w:t>
      </w:r>
      <w:r>
        <w:rPr>
          <w:lang w:eastAsia="zh-CN"/>
        </w:rPr>
        <w:t>随机未接受研究治疗（对应原因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br/>
        <w:t xml:space="preserve">- </w:t>
      </w:r>
      <w:r>
        <w:rPr>
          <w:lang w:eastAsia="zh-CN"/>
        </w:rPr>
        <w:t>原因</w:t>
      </w:r>
      <w:r>
        <w:rPr>
          <w:lang w:eastAsia="zh-CN"/>
        </w:rPr>
        <w:t>3.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br/>
        <w:t xml:space="preserve">- </w:t>
      </w:r>
      <w:r>
        <w:rPr>
          <w:lang w:eastAsia="zh-CN"/>
        </w:rPr>
        <w:t>随机未接受研究治疗（对应原因</w:t>
      </w:r>
      <w:r>
        <w:rPr>
          <w:lang w:eastAsia="zh-CN"/>
        </w:rPr>
        <w:t>3</w:t>
      </w:r>
      <w:r>
        <w:rPr>
          <w:lang w:eastAsia="zh-CN"/>
        </w:rPr>
        <w:t>）</w:t>
      </w:r>
    </w:p>
    <w:p w:rsidR="005F1C8B" w:rsidRDefault="00FF0052">
      <w:pPr>
        <w:pStyle w:val="31"/>
        <w:rPr>
          <w:lang w:eastAsia="zh-CN"/>
        </w:rPr>
      </w:pPr>
      <w:r>
        <w:rPr>
          <w:lang w:eastAsia="zh-CN"/>
        </w:rPr>
        <w:t>制作步骤：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EDCDEF</w:t>
      </w:r>
      <w:del w:id="48" w:author="Yu Li~PD [李雨]" w:date="2026-02-12T13:15:00Z">
        <w:r w:rsidDel="00325074">
          <w:rPr>
            <w:rFonts w:hint="eastAsia"/>
            <w:lang w:eastAsia="zh-CN"/>
          </w:rPr>
          <w:delText>-</w:delText>
        </w:r>
      </w:del>
      <w:ins w:id="49" w:author="Yu Li~PD [李雨]" w:date="2026-02-12T13:15:00Z">
        <w:r w:rsidR="00325074">
          <w:rPr>
            <w:rFonts w:hint="eastAsia"/>
            <w:lang w:eastAsia="zh-CN"/>
          </w:rPr>
          <w:t>_</w:t>
        </w:r>
      </w:ins>
      <w:r>
        <w:rPr>
          <w:lang w:eastAsia="zh-CN"/>
        </w:rPr>
        <w:t>code</w:t>
      </w:r>
      <w:proofErr w:type="spellEnd"/>
      <w:r>
        <w:rPr>
          <w:lang w:eastAsia="zh-CN"/>
        </w:rPr>
        <w:t xml:space="preserve"> SAS</w:t>
      </w:r>
      <w:r>
        <w:rPr>
          <w:lang w:eastAsia="zh-CN"/>
        </w:rPr>
        <w:t>数据集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查找变量：</w:t>
      </w:r>
      <w:ins w:id="50" w:author="Yu Li~PD [李雨]" w:date="2026-02-12T13:16:00Z">
        <w:r w:rsidR="00325074">
          <w:rPr>
            <w:lang w:eastAsia="zh-CN"/>
          </w:rPr>
          <w:t>CODE_NAME_CHN =</w:t>
        </w:r>
      </w:ins>
      <w:ins w:id="51" w:author="Yu Li~PD [李雨]" w:date="2026-02-12T13:22:00Z">
        <w:r w:rsidR="00117BF8">
          <w:rPr>
            <w:rFonts w:hint="eastAsia"/>
            <w:lang w:eastAsia="zh-CN"/>
          </w:rPr>
          <w:t>随访结束原因</w:t>
        </w:r>
        <w:r w:rsidR="00117BF8">
          <w:rPr>
            <w:lang w:eastAsia="zh-CN"/>
          </w:rPr>
          <w:t xml:space="preserve"> </w:t>
        </w:r>
        <w:r w:rsidR="00117BF8">
          <w:rPr>
            <w:rFonts w:hint="eastAsia"/>
            <w:lang w:eastAsia="zh-CN"/>
          </w:rPr>
          <w:t>或随访结束主要原因或研究结束原因或原因结束主要原因</w:t>
        </w:r>
      </w:ins>
      <w:del w:id="52" w:author="Yu Li~PD [李雨]" w:date="2026-02-12T13:22:00Z">
        <w:r w:rsidDel="00117BF8">
          <w:rPr>
            <w:lang w:eastAsia="zh-CN"/>
          </w:rPr>
          <w:delText>随访结束原因（对应</w:delText>
        </w:r>
        <w:r w:rsidDel="00117BF8">
          <w:rPr>
            <w:lang w:eastAsia="zh-CN"/>
          </w:rPr>
          <w:delText>06-FUP</w:delText>
        </w:r>
        <w:r w:rsidDel="00117BF8">
          <w:rPr>
            <w:lang w:eastAsia="zh-CN"/>
          </w:rPr>
          <w:delText>）</w:delText>
        </w:r>
      </w:del>
    </w:p>
    <w:p w:rsidR="005F1C8B" w:rsidDel="00325074" w:rsidRDefault="00FF0052">
      <w:pPr>
        <w:rPr>
          <w:del w:id="53" w:author="Yu Li~PD [李雨]" w:date="2026-02-12T13:17:00Z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按</w:t>
      </w:r>
      <w:ins w:id="54" w:author="Yu Li~PD [李雨]" w:date="2026-02-12T13:16:00Z">
        <w:r w:rsidR="00325074">
          <w:rPr>
            <w:lang w:eastAsia="zh-CN"/>
          </w:rPr>
          <w:t>CODE_ORDER</w:t>
        </w:r>
        <w:r w:rsidR="00325074">
          <w:rPr>
            <w:rFonts w:hint="eastAsia"/>
            <w:lang w:eastAsia="zh-CN"/>
          </w:rPr>
          <w:t>值的</w:t>
        </w:r>
      </w:ins>
      <w:r>
        <w:rPr>
          <w:lang w:eastAsia="zh-CN"/>
        </w:rPr>
        <w:t>顺序提取原因</w:t>
      </w:r>
      <w:ins w:id="55" w:author="Yu Li~PD [李雨]" w:date="2026-02-12T13:17:00Z">
        <w:r w:rsidR="00325074">
          <w:rPr>
            <w:rFonts w:hint="eastAsia"/>
            <w:lang w:eastAsia="zh-CN"/>
          </w:rPr>
          <w:t xml:space="preserve">（ </w:t>
        </w:r>
      </w:ins>
      <w:ins w:id="56" w:author="Yu Li~PD [李雨]" w:date="2026-02-12T13:23:00Z">
        <w:r w:rsidR="00117BF8">
          <w:rPr>
            <w:rFonts w:hint="eastAsia"/>
            <w:lang w:eastAsia="zh-CN"/>
          </w:rPr>
          <w:t>原因</w:t>
        </w:r>
      </w:ins>
      <w:ins w:id="57" w:author="Yu Li~PD [李雨]" w:date="2026-02-12T13:22:00Z">
        <w:r w:rsidR="00117BF8">
          <w:rPr>
            <w:rFonts w:hint="eastAsia"/>
            <w:lang w:eastAsia="zh-CN"/>
          </w:rPr>
          <w:t>即</w:t>
        </w:r>
      </w:ins>
      <w:ins w:id="58" w:author="Yu Li~PD [李雨]" w:date="2026-02-12T13:17:00Z">
        <w:r w:rsidR="00325074">
          <w:rPr>
            <w:lang w:eastAsia="zh-CN"/>
          </w:rPr>
          <w:t>CODE_LABEL</w:t>
        </w:r>
        <w:r w:rsidR="00325074">
          <w:rPr>
            <w:rFonts w:hint="eastAsia"/>
            <w:lang w:eastAsia="zh-CN"/>
          </w:rPr>
          <w:t>列的值）</w:t>
        </w:r>
      </w:ins>
      <w:del w:id="59" w:author="Yu Li~PD [李雨]" w:date="2026-02-12T13:17:00Z">
        <w:r w:rsidDel="00325074">
          <w:rPr>
            <w:lang w:eastAsia="zh-CN"/>
          </w:rPr>
          <w:delText>（不良事件、方案偏离</w:delText>
        </w:r>
        <w:r w:rsidDel="00325074">
          <w:rPr>
            <w:lang w:eastAsia="zh-CN"/>
          </w:rPr>
          <w:delText>...</w:delText>
        </w:r>
        <w:r w:rsidDel="00325074">
          <w:rPr>
            <w:lang w:eastAsia="zh-CN"/>
          </w:rPr>
          <w:delText>其他）</w:delText>
        </w:r>
      </w:del>
    </w:p>
    <w:p w:rsidR="005F1C8B" w:rsidRDefault="00FF0052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每个原因后增加一行</w:t>
      </w:r>
      <w:r>
        <w:rPr>
          <w:lang w:eastAsia="zh-CN"/>
        </w:rPr>
        <w:t>"</w:t>
      </w:r>
      <w:r>
        <w:rPr>
          <w:lang w:eastAsia="zh-CN"/>
        </w:rPr>
        <w:t>随机未接受研究治疗</w:t>
      </w:r>
      <w:r>
        <w:rPr>
          <w:lang w:eastAsia="zh-CN"/>
        </w:rPr>
        <w:t>"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5. Filter</w:t>
      </w:r>
      <w:r>
        <w:rPr>
          <w:lang w:eastAsia="zh-CN"/>
        </w:rPr>
        <w:t>条件：在上一条原因的</w:t>
      </w:r>
      <w:r>
        <w:rPr>
          <w:lang w:eastAsia="zh-CN"/>
        </w:rPr>
        <w:t>filter</w:t>
      </w:r>
      <w:r>
        <w:rPr>
          <w:lang w:eastAsia="zh-CN"/>
        </w:rPr>
        <w:t>条件基础上，额外增加筛选条件</w:t>
      </w:r>
      <w:ins w:id="60" w:author="Yu Li~PD [李雨]" w:date="2026-02-12T13:23:00Z">
        <w:r w:rsidR="004D5380">
          <w:rPr>
            <w:rFonts w:hint="eastAsia"/>
            <w:lang w:eastAsia="zh-CN"/>
          </w:rPr>
          <w:t xml:space="preserve"> </w:t>
        </w:r>
        <w:r w:rsidR="004D5380">
          <w:rPr>
            <w:lang w:eastAsia="zh-CN"/>
          </w:rPr>
          <w:t>RANDFL=</w:t>
        </w:r>
        <w:proofErr w:type="gramStart"/>
        <w:r w:rsidR="004D5380">
          <w:rPr>
            <w:lang w:eastAsia="zh-CN"/>
          </w:rPr>
          <w:t>’</w:t>
        </w:r>
        <w:proofErr w:type="gramEnd"/>
        <w:r w:rsidR="004D5380">
          <w:rPr>
            <w:lang w:eastAsia="zh-CN"/>
          </w:rPr>
          <w:t xml:space="preserve">Y’ </w:t>
        </w:r>
        <w:r w:rsidR="004D5380">
          <w:rPr>
            <w:rFonts w:hint="eastAsia"/>
            <w:lang w:eastAsia="zh-CN"/>
          </w:rPr>
          <w:t>and</w:t>
        </w:r>
        <w:r w:rsidR="004D5380">
          <w:rPr>
            <w:lang w:eastAsia="zh-CN"/>
          </w:rPr>
          <w:t xml:space="preserve"> TRTSDT NE . </w:t>
        </w:r>
      </w:ins>
    </w:p>
    <w:p w:rsidR="005F1C8B" w:rsidRDefault="005F1C8B">
      <w:pPr>
        <w:rPr>
          <w:lang w:eastAsia="zh-CN"/>
        </w:rPr>
      </w:pPr>
    </w:p>
    <w:p w:rsidR="005F1C8B" w:rsidRDefault="00FF0052">
      <w:pPr>
        <w:pStyle w:val="1"/>
      </w:pPr>
      <w:proofErr w:type="spellStart"/>
      <w:r>
        <w:t>四、关键变量对照表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5F1C8B"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显示名称</w:t>
            </w:r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数据集变量名</w:t>
            </w:r>
          </w:p>
        </w:tc>
        <w:tc>
          <w:tcPr>
            <w:tcW w:w="2880" w:type="dxa"/>
            <w:shd w:val="clear" w:color="auto" w:fill="D9E2F3"/>
          </w:tcPr>
          <w:p w:rsidR="005F1C8B" w:rsidRDefault="00FF0052">
            <w:r>
              <w:rPr>
                <w:b/>
              </w:rPr>
              <w:t>所在数据集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r>
              <w:t>随机受试者标记</w:t>
            </w:r>
          </w:p>
        </w:tc>
        <w:tc>
          <w:tcPr>
            <w:tcW w:w="2880" w:type="dxa"/>
          </w:tcPr>
          <w:p w:rsidR="005F1C8B" w:rsidRDefault="00FF0052">
            <w:del w:id="61" w:author="Yu Li~PD [李雨]" w:date="2026-02-12T13:18:00Z">
              <w:r w:rsidDel="00325074">
                <w:delText>AND flag</w:delText>
              </w:r>
            </w:del>
            <w:ins w:id="62" w:author="Yu Li~PD [李雨]" w:date="2026-02-12T13:18:00Z">
              <w:r w:rsidR="00325074">
                <w:t>RANDFL</w:t>
              </w:r>
            </w:ins>
          </w:p>
        </w:tc>
        <w:tc>
          <w:tcPr>
            <w:tcW w:w="2880" w:type="dxa"/>
          </w:tcPr>
          <w:p w:rsidR="005F1C8B" w:rsidRDefault="00FF0052">
            <w:r>
              <w:t>ADSL</w:t>
            </w:r>
          </w:p>
        </w:tc>
      </w:tr>
      <w:tr w:rsidR="005F1C8B">
        <w:tc>
          <w:tcPr>
            <w:tcW w:w="2880" w:type="dxa"/>
          </w:tcPr>
          <w:p w:rsidR="005F1C8B" w:rsidRDefault="00FF005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研究治疗终止原因</w:t>
            </w:r>
            <w:ins w:id="63" w:author="Yu Li~PD [李雨]" w:date="2026-02-12T13:19:00Z">
              <w:r w:rsidR="00325074">
                <w:rPr>
                  <w:rFonts w:hint="eastAsia"/>
                  <w:lang w:eastAsia="zh-CN"/>
                </w:rPr>
                <w:t>,即治疗结束原因</w:t>
              </w:r>
            </w:ins>
          </w:p>
        </w:tc>
        <w:tc>
          <w:tcPr>
            <w:tcW w:w="2880" w:type="dxa"/>
          </w:tcPr>
          <w:p w:rsidR="005F1C8B" w:rsidRDefault="00FF0052">
            <w:del w:id="64" w:author="Yu Li~PD [李雨]" w:date="2026-02-12T13:20:00Z">
              <w:r w:rsidDel="00C12689">
                <w:delText>DCT</w:delText>
              </w:r>
            </w:del>
            <w:ins w:id="65" w:author="Yu Li~PD [李雨]" w:date="2026-02-12T13:20:00Z">
              <w:r w:rsidR="00C12689">
                <w:t>CODE_LABEL</w:t>
              </w:r>
            </w:ins>
          </w:p>
        </w:tc>
        <w:tc>
          <w:tcPr>
            <w:tcW w:w="2880" w:type="dxa"/>
          </w:tcPr>
          <w:p w:rsidR="005F1C8B" w:rsidRDefault="00325074" w:rsidP="00117BF8">
            <w:pPr>
              <w:ind w:left="220" w:hangingChars="100" w:hanging="220"/>
              <w:rPr>
                <w:rFonts w:hint="eastAsia"/>
                <w:lang w:eastAsia="zh-CN"/>
              </w:rPr>
            </w:pPr>
            <w:ins w:id="66" w:author="Yu Li~PD [李雨]" w:date="2026-02-12T13:19:00Z">
              <w:r>
                <w:t>EDCDEF-code</w:t>
              </w:r>
            </w:ins>
            <w:del w:id="67" w:author="Yu Li~PD [李雨]" w:date="2026-02-12T13:19:00Z">
              <w:r w:rsidR="00FF0052" w:rsidDel="00325074">
                <w:delText>ADSL</w:delText>
              </w:r>
            </w:del>
            <w:ins w:id="68" w:author="Yu Li~PD [李雨]" w:date="2026-02-12T13:20:00Z">
              <w:r w:rsidR="00C12689">
                <w:t xml:space="preserve"> </w:t>
              </w:r>
            </w:ins>
            <w:ins w:id="69" w:author="Yu Li~PD [李雨]" w:date="2026-02-12T13:21:00Z">
              <w:r w:rsidR="00C12689">
                <w:rPr>
                  <w:rFonts w:hint="eastAsia"/>
                  <w:lang w:eastAsia="zh-CN"/>
                </w:rPr>
                <w:t>数据集，且</w:t>
              </w:r>
            </w:ins>
            <w:ins w:id="70" w:author="Yu Li~PD [李雨]" w:date="2026-02-12T13:20:00Z">
              <w:r w:rsidR="00C12689">
                <w:t>CODE_NAME_CHN =</w:t>
              </w:r>
              <w:r w:rsidR="00C12689">
                <w:rPr>
                  <w:rFonts w:hint="eastAsia"/>
                  <w:lang w:eastAsia="zh-CN"/>
                </w:rPr>
                <w:t>治疗结束</w:t>
              </w:r>
            </w:ins>
            <w:ins w:id="71" w:author="Yu Li~PD [李雨]" w:date="2026-02-12T13:21:00Z">
              <w:r w:rsidR="00C12689">
                <w:rPr>
                  <w:rFonts w:hint="eastAsia"/>
                  <w:lang w:eastAsia="zh-CN"/>
                </w:rPr>
                <w:t>原因</w:t>
              </w:r>
              <w:r w:rsidR="00C12689">
                <w:rPr>
                  <w:lang w:eastAsia="zh-CN"/>
                </w:rPr>
                <w:t xml:space="preserve"> </w:t>
              </w:r>
              <w:r w:rsidR="00C12689">
                <w:rPr>
                  <w:rFonts w:hint="eastAsia"/>
                  <w:lang w:eastAsia="zh-CN"/>
                </w:rPr>
                <w:t xml:space="preserve">或治疗结束主要原因 </w:t>
              </w:r>
            </w:ins>
          </w:p>
        </w:tc>
      </w:tr>
      <w:tr w:rsidR="005F1C8B">
        <w:tc>
          <w:tcPr>
            <w:tcW w:w="2880" w:type="dxa"/>
          </w:tcPr>
          <w:p w:rsidR="005F1C8B" w:rsidRDefault="00FF0052">
            <w:proofErr w:type="spellStart"/>
            <w:r>
              <w:t>随访结束原因</w:t>
            </w:r>
            <w:proofErr w:type="spellEnd"/>
          </w:p>
        </w:tc>
        <w:tc>
          <w:tcPr>
            <w:tcW w:w="2880" w:type="dxa"/>
          </w:tcPr>
          <w:p w:rsidR="005F1C8B" w:rsidRDefault="00FF0052">
            <w:del w:id="72" w:author="Yu Li~PD [李雨]" w:date="2026-02-12T13:19:00Z">
              <w:r w:rsidDel="00C12689">
                <w:rPr>
                  <w:rFonts w:hint="eastAsia"/>
                  <w:lang w:eastAsia="zh-CN"/>
                </w:rPr>
                <w:delText>06-FUP</w:delText>
              </w:r>
            </w:del>
            <w:ins w:id="73" w:author="Yu Li~PD [李雨]" w:date="2026-02-12T13:20:00Z">
              <w:r w:rsidR="00C12689">
                <w:rPr>
                  <w:lang w:eastAsia="zh-CN"/>
                </w:rPr>
                <w:t>CODE_LABEL</w:t>
              </w:r>
            </w:ins>
            <w:ins w:id="74" w:author="Yu Li~PD [李雨]" w:date="2026-02-12T13:22:00Z">
              <w:r w:rsidR="00C12689">
                <w:rPr>
                  <w:lang w:eastAsia="zh-CN"/>
                </w:rPr>
                <w:t xml:space="preserve"> </w:t>
              </w:r>
            </w:ins>
          </w:p>
        </w:tc>
        <w:tc>
          <w:tcPr>
            <w:tcW w:w="2880" w:type="dxa"/>
          </w:tcPr>
          <w:p w:rsidR="005F1C8B" w:rsidRDefault="00C12689">
            <w:ins w:id="75" w:author="Yu Li~PD [李雨]" w:date="2026-02-12T13:21:00Z">
              <w:r>
                <w:t xml:space="preserve">EDCDEF-code </w:t>
              </w:r>
              <w:r>
                <w:rPr>
                  <w:rFonts w:hint="eastAsia"/>
                  <w:lang w:eastAsia="zh-CN"/>
                </w:rPr>
                <w:t>数据集，且</w:t>
              </w:r>
              <w:r>
                <w:t>CODE_NAME_CHN =</w:t>
              </w:r>
              <w:r>
                <w:rPr>
                  <w:rFonts w:hint="eastAsia"/>
                  <w:lang w:eastAsia="zh-CN"/>
                </w:rPr>
                <w:t>随访</w:t>
              </w:r>
              <w:r>
                <w:rPr>
                  <w:rFonts w:hint="eastAsia"/>
                  <w:lang w:eastAsia="zh-CN"/>
                </w:rPr>
                <w:t>结束原因</w:t>
              </w:r>
              <w:r>
                <w:rPr>
                  <w:lang w:eastAsia="zh-CN"/>
                </w:rPr>
                <w:t xml:space="preserve"> </w:t>
              </w:r>
              <w:r>
                <w:rPr>
                  <w:rFonts w:hint="eastAsia"/>
                  <w:lang w:eastAsia="zh-CN"/>
                </w:rPr>
                <w:t>或</w:t>
              </w:r>
              <w:r>
                <w:rPr>
                  <w:rFonts w:hint="eastAsia"/>
                  <w:lang w:eastAsia="zh-CN"/>
                </w:rPr>
                <w:t>随访</w:t>
              </w:r>
              <w:r>
                <w:rPr>
                  <w:rFonts w:hint="eastAsia"/>
                  <w:lang w:eastAsia="zh-CN"/>
                </w:rPr>
                <w:t>结束主要原因</w:t>
              </w:r>
              <w:r>
                <w:rPr>
                  <w:rFonts w:hint="eastAsia"/>
                  <w:lang w:eastAsia="zh-CN"/>
                </w:rPr>
                <w:t>或研究结束原因</w:t>
              </w:r>
            </w:ins>
            <w:ins w:id="76" w:author="Yu Li~PD [李雨]" w:date="2026-02-12T13:22:00Z">
              <w:r>
                <w:rPr>
                  <w:rFonts w:hint="eastAsia"/>
                  <w:lang w:eastAsia="zh-CN"/>
                </w:rPr>
                <w:t>或原因结束主要原因</w:t>
              </w:r>
            </w:ins>
            <w:del w:id="77" w:author="Yu Li~PD [李雨]" w:date="2026-02-12T13:21:00Z">
              <w:r w:rsidR="00FF0052" w:rsidDel="00C12689">
                <w:delText>EDCDEF-code</w:delText>
              </w:r>
            </w:del>
          </w:p>
        </w:tc>
      </w:tr>
    </w:tbl>
    <w:p w:rsidR="005F1C8B" w:rsidRDefault="005F1C8B"/>
    <w:p w:rsidR="005F1C8B" w:rsidRDefault="00FF0052">
      <w:pPr>
        <w:pStyle w:val="1"/>
      </w:pPr>
      <w:r>
        <w:t>五、制作检查清单</w:t>
      </w:r>
    </w:p>
    <w:p w:rsidR="005F1C8B" w:rsidRDefault="00FF0052">
      <w:r>
        <w:t>☐</w:t>
      </w:r>
      <w:r>
        <w:t xml:space="preserve"> </w:t>
      </w:r>
      <w:proofErr w:type="spellStart"/>
      <w:r>
        <w:t>确认</w:t>
      </w:r>
      <w:r>
        <w:t>ADSL</w:t>
      </w:r>
      <w:r>
        <w:t>数据集中是否存在</w:t>
      </w:r>
      <w:del w:id="78" w:author="Yu Li~PD [李雨]" w:date="2026-02-12T13:18:00Z">
        <w:r w:rsidDel="00325074">
          <w:delText xml:space="preserve">AND </w:delText>
        </w:r>
      </w:del>
      <w:ins w:id="79" w:author="Yu Li~PD [李雨]" w:date="2026-02-12T13:18:00Z">
        <w:r w:rsidR="00325074">
          <w:t>RANDFL</w:t>
        </w:r>
      </w:ins>
      <w:del w:id="80" w:author="Yu Li~PD [李雨]" w:date="2026-02-12T13:18:00Z">
        <w:r w:rsidDel="00325074">
          <w:delText>flag</w:delText>
        </w:r>
      </w:del>
      <w:r>
        <w:t>变量（</w:t>
      </w:r>
      <w:r>
        <w:t>Study</w:t>
      </w:r>
      <w:proofErr w:type="spellEnd"/>
      <w:r>
        <w:t xml:space="preserve"> </w:t>
      </w:r>
      <w:r>
        <w:t>Specific = Y</w:t>
      </w:r>
      <w:r>
        <w:t>）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01</w:t>
      </w:r>
      <w:r>
        <w:rPr>
          <w:lang w:eastAsia="zh-CN"/>
        </w:rPr>
        <w:t>部分第</w:t>
      </w:r>
      <w:r>
        <w:rPr>
          <w:lang w:eastAsia="zh-CN"/>
        </w:rPr>
        <w:t>3</w:t>
      </w:r>
      <w:r>
        <w:rPr>
          <w:lang w:eastAsia="zh-CN"/>
        </w:rPr>
        <w:t>行根据判断结果正确赋值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04</w:t>
      </w:r>
      <w:r>
        <w:rPr>
          <w:lang w:eastAsia="zh-CN"/>
        </w:rPr>
        <w:t>部分三行直接硬写（仅当有随机变量时）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05</w:t>
      </w:r>
      <w:r>
        <w:rPr>
          <w:lang w:eastAsia="zh-CN"/>
        </w:rPr>
        <w:t>部分原因按</w:t>
      </w:r>
      <w:r>
        <w:rPr>
          <w:lang w:eastAsia="zh-CN"/>
        </w:rPr>
        <w:t>EDC</w:t>
      </w:r>
      <w:r>
        <w:rPr>
          <w:lang w:eastAsia="zh-CN"/>
        </w:rPr>
        <w:t>数据集</w:t>
      </w:r>
      <w:r>
        <w:rPr>
          <w:lang w:eastAsia="zh-CN"/>
        </w:rPr>
        <w:t>order</w:t>
      </w:r>
      <w:r>
        <w:rPr>
          <w:lang w:eastAsia="zh-CN"/>
        </w:rPr>
        <w:t>顺序排列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06</w:t>
      </w:r>
      <w:r>
        <w:rPr>
          <w:lang w:eastAsia="zh-CN"/>
        </w:rPr>
        <w:t>部分每个原因后增加</w:t>
      </w:r>
      <w:r>
        <w:rPr>
          <w:lang w:eastAsia="zh-CN"/>
        </w:rPr>
        <w:t>"</w:t>
      </w:r>
      <w:r>
        <w:rPr>
          <w:lang w:eastAsia="zh-CN"/>
        </w:rPr>
        <w:t>随机未接受研究治疗</w:t>
      </w:r>
      <w:r>
        <w:rPr>
          <w:lang w:eastAsia="zh-CN"/>
        </w:rPr>
        <w:t>"</w:t>
      </w:r>
      <w:r>
        <w:rPr>
          <w:lang w:eastAsia="zh-CN"/>
        </w:rPr>
        <w:t>行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06</w:t>
      </w:r>
      <w:r>
        <w:rPr>
          <w:lang w:eastAsia="zh-CN"/>
        </w:rPr>
        <w:t>部分</w:t>
      </w:r>
      <w:r>
        <w:rPr>
          <w:lang w:eastAsia="zh-CN"/>
        </w:rPr>
        <w:t>filter</w:t>
      </w:r>
      <w:r>
        <w:rPr>
          <w:lang w:eastAsia="zh-CN"/>
        </w:rPr>
        <w:t>条件正确叠加</w:t>
      </w:r>
    </w:p>
    <w:p w:rsidR="005F1C8B" w:rsidRDefault="00FF0052">
      <w:pPr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所有列名使用固定命名规范</w:t>
      </w:r>
    </w:p>
    <w:sectPr w:rsidR="005F1C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u Li~PD [李雨]">
    <w15:presenceInfo w15:providerId="AD" w15:userId="S-1-5-21-3348653359-2351925770-1694656208-239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BF8"/>
    <w:rsid w:val="0015074B"/>
    <w:rsid w:val="001F4744"/>
    <w:rsid w:val="0029639D"/>
    <w:rsid w:val="002C3978"/>
    <w:rsid w:val="00305D10"/>
    <w:rsid w:val="00325074"/>
    <w:rsid w:val="00326F90"/>
    <w:rsid w:val="004414AA"/>
    <w:rsid w:val="004D5380"/>
    <w:rsid w:val="00510FD2"/>
    <w:rsid w:val="00545D87"/>
    <w:rsid w:val="005621D8"/>
    <w:rsid w:val="005F1C8B"/>
    <w:rsid w:val="00AA1D8D"/>
    <w:rsid w:val="00B47730"/>
    <w:rsid w:val="00C12689"/>
    <w:rsid w:val="00CB0664"/>
    <w:rsid w:val="00D4619E"/>
    <w:rsid w:val="00FC693F"/>
    <w:rsid w:val="00FF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C9CA6"/>
  <w14:defaultImageDpi w14:val="300"/>
  <w15:docId w15:val="{081A548D-F8DB-461E-B85C-BCE7F5B3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Balloon Text"/>
    <w:basedOn w:val="a1"/>
    <w:link w:val="affa"/>
    <w:uiPriority w:val="99"/>
    <w:semiHidden/>
    <w:unhideWhenUsed/>
    <w:rsid w:val="00C12689"/>
    <w:pPr>
      <w:spacing w:after="0" w:line="240" w:lineRule="auto"/>
    </w:pPr>
    <w:rPr>
      <w:sz w:val="18"/>
      <w:szCs w:val="18"/>
    </w:rPr>
  </w:style>
  <w:style w:type="character" w:customStyle="1" w:styleId="affa">
    <w:name w:val="批注框文本 字符"/>
    <w:basedOn w:val="a2"/>
    <w:link w:val="aff9"/>
    <w:uiPriority w:val="99"/>
    <w:semiHidden/>
    <w:rsid w:val="00C12689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73F90B-26E8-47AB-A10B-EC1B1D13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Li~PD [李雨]</cp:lastModifiedBy>
  <cp:revision>6</cp:revision>
  <dcterms:created xsi:type="dcterms:W3CDTF">2026-02-12T05:24:00Z</dcterms:created>
  <dcterms:modified xsi:type="dcterms:W3CDTF">2026-02-12T06:20:00Z</dcterms:modified>
  <cp:category/>
</cp:coreProperties>
</file>